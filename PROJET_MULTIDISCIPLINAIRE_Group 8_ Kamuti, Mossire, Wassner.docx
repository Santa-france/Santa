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900039672851562" w:right="-5"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Sub-soil distribution of the fungicide Azoxystrobin  and its impact on Plant and Human Health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6201171875" w:line="240" w:lineRule="auto"/>
        <w:ind w:left="14.420013427734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w:t>
      </w:r>
      <w:commentRangeStart w:i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ummary table of persons involved in the project</w:t>
      </w:r>
      <w:commentRangeEnd w:id="0"/>
      <w:r w:rsidDel="00000000" w:rsidR="00000000" w:rsidRPr="00000000">
        <w:commentReference w:id="0"/>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p>
    <w:tbl>
      <w:tblPr>
        <w:tblStyle w:val="Table2"/>
        <w:tblW w:w="9644.099578857422" w:type="dxa"/>
        <w:jc w:val="left"/>
        <w:tblInd w:w="1.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5000305175781"/>
        <w:gridCol w:w="1416.0000610351562"/>
        <w:gridCol w:w="995"/>
        <w:gridCol w:w="1130.5999755859375"/>
        <w:gridCol w:w="4541.99951171875"/>
        <w:tblGridChange w:id="0">
          <w:tblGrid>
            <w:gridCol w:w="1560.5000305175781"/>
            <w:gridCol w:w="1416.0000610351562"/>
            <w:gridCol w:w="995"/>
            <w:gridCol w:w="1130.5999755859375"/>
            <w:gridCol w:w="4541.9995117187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Partner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First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Current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Role &amp; responsibilities in the project (4 lines max)</w:t>
            </w:r>
          </w:p>
        </w:tc>
      </w:tr>
      <w:tr>
        <w:trPr>
          <w:cantSplit w:val="0"/>
          <w:trHeight w:val="6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997619628906"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University of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9990234375" w:line="240" w:lineRule="auto"/>
              <w:ind w:left="117.2000122070312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Montpellier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00122070312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MOSSIRE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6010742187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Sarah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97070312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Master’s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9990234375" w:line="240" w:lineRule="auto"/>
              <w:ind w:left="110.7202148437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2.19970703125" w:right="149.7998046875"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Research member: Conduct mice behavioral assessment and brain histologyl. Participate in the correlation study in  the context of the ELFE cohort.</w:t>
            </w:r>
          </w:p>
        </w:tc>
      </w:tr>
      <w:tr>
        <w:trPr>
          <w:cantSplit w:val="0"/>
          <w:trHeight w:val="88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997619628906"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University of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17.2000122070312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Montpellier,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19.72000122070312"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Geosciences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17.2000122070312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000122070312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KAMUTI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6010742187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Santa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97070312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Master’s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185546875" w:line="240" w:lineRule="auto"/>
              <w:ind w:left="110.7202148437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7.60009765625" w:right="72.159423828125" w:hanging="5.400390625"/>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Research member: Conduct field infiltration experiments as  well as sample soil cores.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6875" w:line="244.34666633605957" w:lineRule="auto"/>
              <w:ind w:left="110.4998779296875" w:right="273.65966796875" w:firstLine="14.580078125"/>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Create 3D model representing transport and variation of  AZOX and AZOX-acid through time into water sources.</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997619628906"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University of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17.2000122070312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Montpellier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599487304687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WASSNER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Hannah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9970703125" w:right="0" w:firstLine="0"/>
              <w:jc w:val="left"/>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Master’s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0" w:firstLine="0"/>
              <w:jc w:val="center"/>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student 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8080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08080"/>
                <w:sz w:val="18"/>
                <w:szCs w:val="18"/>
                <w:u w:val="none"/>
                <w:shd w:fill="auto" w:val="clear"/>
                <w:vertAlign w:val="baseline"/>
                <w:rtl w:val="0"/>
              </w:rPr>
              <w:t xml:space="preserve">Research member: Impact of Azoxystrobin on plant health </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1 </w:t>
      </w:r>
    </w:p>
    <w:tbl>
      <w:tblPr>
        <w:tblStyle w:val="Table3"/>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34007263183594" w:right="0" w:firstLine="0"/>
        <w:jc w:val="left"/>
        <w:rPr>
          <w:rFonts w:ascii="Calibri" w:cs="Calibri" w:eastAsia="Calibri" w:hAnsi="Calibri"/>
          <w:b w:val="0"/>
          <w:bCs w:val="0"/>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6"/>
          <w:szCs w:val="26"/>
          <w:u w:val="none"/>
          <w:shd w:fill="auto" w:val="clear"/>
          <w:vertAlign w:val="baseline"/>
          <w:rtl w:val="0"/>
        </w:rPr>
        <w:t xml:space="preserve">I. </w:t>
      </w:r>
      <w:r w:rsidDel="00000000" w:rsidR="00000000" w:rsidRPr="00000000">
        <w:rPr>
          <w:rFonts w:ascii="Calibri" w:cs="Calibri" w:eastAsia="Calibri" w:hAnsi="Calibri"/>
          <w:b w:val="0"/>
          <w:bCs w:val="0"/>
          <w:i w:val="0"/>
          <w:iCs w:val="0"/>
          <w:smallCaps w:val="0"/>
          <w:strike w:val="0"/>
          <w:color w:val="2e74b5"/>
          <w:sz w:val="26"/>
          <w:szCs w:val="26"/>
          <w:u w:val="none"/>
          <w:shd w:fill="auto" w:val="clear"/>
          <w:vertAlign w:val="baseline"/>
          <w:rtl w:val="0"/>
        </w:rPr>
        <w:t xml:space="preserve">General background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7958984375" w:line="272.980899810791" w:lineRule="auto"/>
        <w:ind w:left="6999.49951171875" w:right="44.898681640625" w:hanging="6280.95947265625"/>
        <w:jc w:val="left"/>
        <w:rPr>
          <w:ins w:author="Mathieu Sicard" w:id="1" w:date="2026-01-21T07:18:44Z"/>
          <w:rFonts w:ascii="Calibri" w:cs="Calibri" w:eastAsia="Calibri" w:hAnsi="Calibri"/>
          <w:color w:val="1a1a1a"/>
          <w:rPrChange w:author="Mathieu Sicard" w:id="2" w:date="2026-01-21T07:18:44Z">
            <w:rPr>
              <w:rFonts w:ascii="Calibri" w:cs="Calibri" w:eastAsia="Calibri" w:hAnsi="Calibri"/>
              <w:b w:val="0"/>
              <w:bCs w:val="0"/>
              <w:i w:val="0"/>
              <w:iCs w:val="0"/>
              <w:smallCaps w:val="0"/>
              <w:strike w:val="0"/>
              <w:color w:val="2e74b5"/>
              <w:sz w:val="26"/>
              <w:szCs w:val="26"/>
              <w:u w:val="none"/>
              <w:shd w:fill="auto" w:val="clear"/>
              <w:vertAlign w:val="baseline"/>
            </w:rPr>
          </w:rPrChange>
        </w:rPr>
      </w:pPr>
      <w:ins w:author="Mathieu Sicard" w:id="1" w:date="2026-01-21T07:18:44Z">
        <w:r w:rsidDel="00000000" w:rsidR="00000000" w:rsidRPr="00000000">
          <w:rPr>
            <w:rtl w:val="0"/>
          </w:rPr>
        </w:r>
      </w:ins>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7958984375" w:line="272.980899810791" w:lineRule="auto"/>
        <w:ind w:left="6999.49951171875" w:right="44.898681640625" w:hanging="6280.95947265625"/>
        <w:jc w:val="left"/>
        <w:rPr>
          <w:ins w:author="Mathieu Sicard" w:id="1" w:date="2026-01-21T07:18:44Z"/>
          <w:rFonts w:ascii="Calibri" w:cs="Calibri" w:eastAsia="Calibri" w:hAnsi="Calibri"/>
          <w:color w:val="1a1a1a"/>
          <w:rPrChange w:author="Mathieu Sicard" w:id="2" w:date="2026-01-21T07:18:44Z">
            <w:rPr>
              <w:rFonts w:ascii="Calibri" w:cs="Calibri" w:eastAsia="Calibri" w:hAnsi="Calibri"/>
              <w:b w:val="0"/>
              <w:bCs w:val="0"/>
              <w:i w:val="0"/>
              <w:iCs w:val="0"/>
              <w:smallCaps w:val="0"/>
              <w:strike w:val="0"/>
              <w:color w:val="2e74b5"/>
              <w:sz w:val="26"/>
              <w:szCs w:val="26"/>
              <w:u w:val="none"/>
              <w:shd w:fill="auto" w:val="clear"/>
              <w:vertAlign w:val="baseline"/>
            </w:rPr>
          </w:rPrChange>
        </w:rPr>
      </w:pPr>
      <w:ins w:author="Mathieu Sicard" w:id="1" w:date="2026-01-21T07:18:44Z">
        <w:r w:rsidDel="00000000" w:rsidR="00000000" w:rsidRPr="00000000">
          <w:rPr>
            <w:rtl w:val="0"/>
          </w:rPr>
        </w:r>
      </w:ins>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7958984375" w:line="272.980899810791" w:lineRule="auto"/>
        <w:ind w:left="6999.49951171875" w:right="44.898681640625" w:hanging="6280.95947265625"/>
        <w:jc w:val="left"/>
        <w:rPr>
          <w:ins w:author="Mathieu Sicard" w:id="1" w:date="2026-01-21T07:18:44Z"/>
          <w:rFonts w:ascii="Calibri" w:cs="Calibri" w:eastAsia="Calibri" w:hAnsi="Calibri"/>
          <w:color w:val="1a1a1a"/>
          <w:rPrChange w:author="Mathieu Sicard" w:id="2" w:date="2026-01-21T07:18:44Z">
            <w:rPr>
              <w:rFonts w:ascii="Calibri" w:cs="Calibri" w:eastAsia="Calibri" w:hAnsi="Calibri"/>
              <w:b w:val="0"/>
              <w:bCs w:val="0"/>
              <w:i w:val="0"/>
              <w:iCs w:val="0"/>
              <w:smallCaps w:val="0"/>
              <w:strike w:val="0"/>
              <w:color w:val="2e74b5"/>
              <w:sz w:val="26"/>
              <w:szCs w:val="26"/>
              <w:u w:val="none"/>
              <w:shd w:fill="auto" w:val="clear"/>
              <w:vertAlign w:val="baseline"/>
            </w:rPr>
          </w:rPrChange>
        </w:rPr>
      </w:pPr>
      <w:ins w:author="Mathieu Sicard" w:id="1" w:date="2026-01-21T07:18:44Z">
        <w:r w:rsidDel="00000000" w:rsidR="00000000" w:rsidRPr="00000000">
          <w:rPr>
            <w:rtl w:val="0"/>
          </w:rPr>
        </w:r>
      </w:ins>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7958984375" w:line="272.980899810791" w:lineRule="auto"/>
        <w:ind w:left="6999.49951171875" w:right="44.898681640625" w:hanging="6280.95947265625"/>
        <w:jc w:val="left"/>
        <w:rPr>
          <w:ins w:author="Mathieu Sicard" w:id="1" w:date="2026-01-21T07:18:44Z"/>
          <w:rFonts w:ascii="Calibri" w:cs="Calibri" w:eastAsia="Calibri" w:hAnsi="Calibri"/>
          <w:color w:val="1a1a1a"/>
          <w:rPrChange w:author="Mathieu Sicard" w:id="2" w:date="2026-01-21T07:18:44Z">
            <w:rPr>
              <w:rFonts w:ascii="Calibri" w:cs="Calibri" w:eastAsia="Calibri" w:hAnsi="Calibri"/>
              <w:b w:val="0"/>
              <w:bCs w:val="0"/>
              <w:i w:val="0"/>
              <w:iCs w:val="0"/>
              <w:smallCaps w:val="0"/>
              <w:strike w:val="0"/>
              <w:color w:val="2e74b5"/>
              <w:sz w:val="26"/>
              <w:szCs w:val="26"/>
              <w:u w:val="none"/>
              <w:shd w:fill="auto" w:val="clear"/>
              <w:vertAlign w:val="baseline"/>
            </w:rPr>
          </w:rPrChange>
        </w:rPr>
      </w:pPr>
      <w:ins w:author="Mathieu Sicard" w:id="1" w:date="2026-01-21T07:18:44Z">
        <w:r w:rsidDel="00000000" w:rsidR="00000000" w:rsidRPr="00000000">
          <w:rPr>
            <w:rtl w:val="0"/>
          </w:rPr>
        </w:r>
      </w:ins>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7958984375" w:line="272.980899810791" w:lineRule="auto"/>
        <w:ind w:left="6999.49951171875" w:right="44.898681640625" w:hanging="6280.95947265625"/>
        <w:jc w:val="left"/>
        <w:rPr>
          <w:ins w:author="Mathieu Sicard" w:id="1" w:date="2026-01-21T07:18:44Z"/>
          <w:rFonts w:ascii="Calibri" w:cs="Calibri" w:eastAsia="Calibri" w:hAnsi="Calibri"/>
          <w:color w:val="1a1a1a"/>
          <w:rPrChange w:author="Mathieu Sicard" w:id="2" w:date="2026-01-21T07:18:44Z">
            <w:rPr>
              <w:rFonts w:ascii="Calibri" w:cs="Calibri" w:eastAsia="Calibri" w:hAnsi="Calibri"/>
              <w:b w:val="0"/>
              <w:bCs w:val="0"/>
              <w:i w:val="0"/>
              <w:iCs w:val="0"/>
              <w:smallCaps w:val="0"/>
              <w:strike w:val="0"/>
              <w:color w:val="2e74b5"/>
              <w:sz w:val="26"/>
              <w:szCs w:val="26"/>
              <w:u w:val="none"/>
              <w:shd w:fill="auto" w:val="clear"/>
              <w:vertAlign w:val="baseline"/>
            </w:rPr>
          </w:rPrChange>
        </w:rPr>
      </w:pPr>
      <w:ins w:author="Mathieu Sicard" w:id="1" w:date="2026-01-21T07:18:44Z">
        <w:r w:rsidDel="00000000" w:rsidR="00000000" w:rsidRPr="00000000">
          <w:rPr>
            <w:rtl w:val="0"/>
          </w:rPr>
        </w:r>
      </w:ins>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7958984375" w:line="272.980899810791" w:lineRule="auto"/>
        <w:ind w:left="6999.49951171875" w:right="44.898681640625" w:hanging="6280.95947265625"/>
        <w:jc w:val="left"/>
        <w:rPr>
          <w:ins w:author="Mathieu Sicard" w:id="1" w:date="2026-01-21T07:18:44Z"/>
          <w:rFonts w:ascii="Calibri" w:cs="Calibri" w:eastAsia="Calibri" w:hAnsi="Calibri"/>
          <w:color w:val="1a1a1a"/>
          <w:rPrChange w:author="Mathieu Sicard" w:id="2" w:date="2026-01-21T07:18:44Z">
            <w:rPr>
              <w:rFonts w:ascii="Calibri" w:cs="Calibri" w:eastAsia="Calibri" w:hAnsi="Calibri"/>
              <w:b w:val="0"/>
              <w:bCs w:val="0"/>
              <w:i w:val="0"/>
              <w:iCs w:val="0"/>
              <w:smallCaps w:val="0"/>
              <w:strike w:val="0"/>
              <w:color w:val="2e74b5"/>
              <w:sz w:val="26"/>
              <w:szCs w:val="26"/>
              <w:u w:val="none"/>
              <w:shd w:fill="auto" w:val="clear"/>
              <w:vertAlign w:val="baseline"/>
            </w:rPr>
          </w:rPrChange>
        </w:rPr>
      </w:pPr>
      <w:ins w:author="Mathieu Sicard" w:id="1" w:date="2026-01-21T07:18:44Z">
        <w:r w:rsidDel="00000000" w:rsidR="00000000" w:rsidRPr="00000000">
          <w:rPr>
            <w:rtl w:val="0"/>
          </w:rPr>
        </w:r>
      </w:ins>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7958984375" w:line="272.980899810791" w:lineRule="auto"/>
        <w:ind w:left="6999.49951171875" w:right="44.898681640625" w:hanging="6280.95947265625"/>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use of pesticides, including herbicides, insecticides and fungicides, has increased with industrial  and agricultural advances  </w:t>
      </w:r>
      <w:del w:author="Mathieu Sicard" w:id="1" w:date="2026-01-21T07:18:44Z">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307721</wp:posOffset>
              </wp:positionV>
              <wp:extent cx="4318000" cy="2271395"/>
              <wp:effectExtent b="0" l="0" r="0" t="0"/>
              <wp:wrapSquare wrapText="right" distB="19050" distT="19050" distL="19050" distR="1905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18000" cy="2271395"/>
                      </a:xfrm>
                      <a:prstGeom prst="rect"/>
                      <a:ln/>
                    </pic:spPr>
                  </pic:pic>
                </a:graphicData>
              </a:graphic>
            </wp:anchor>
          </w:drawing>
        </w:r>
      </w:del>
      <w:ins w:author="Mathieu Sicard" w:id="1" w:date="2026-01-21T07:18:44Z">
        <w:r w:rsidDel="00000000" w:rsidR="00000000" w:rsidRPr="00000000">
          <w:drawing>
            <wp:anchor allowOverlap="1" behindDoc="0" distB="19050" distT="19050" distL="19050" distR="19050" hidden="0" layoutInCell="1" locked="0" relativeHeight="0" simplePos="0">
              <wp:simplePos x="0" y="0"/>
              <wp:positionH relativeFrom="column">
                <wp:posOffset>31750</wp:posOffset>
              </wp:positionH>
              <wp:positionV relativeFrom="paragraph">
                <wp:posOffset>190500</wp:posOffset>
              </wp:positionV>
              <wp:extent cx="4318000" cy="2271395"/>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18000" cy="2271395"/>
                      </a:xfrm>
                      <a:prstGeom prst="rect"/>
                      <a:ln/>
                    </pic:spPr>
                  </pic:pic>
                </a:graphicData>
              </a:graphic>
            </wp:anchor>
          </w:drawing>
        </w:r>
      </w:ins>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734375" w:line="240" w:lineRule="auto"/>
        <w:ind w:left="0" w:right="44.4592285156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(Gama et al., 2022; Dias, et al.,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45.998535156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2025). Among them,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45.998535156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Azoxystrobin (AZOX), 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108.55957031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strobilurin class broad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1083984375" w:line="240" w:lineRule="auto"/>
        <w:ind w:left="0" w:right="46.6589355468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spectrum fungicide, is one of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45.778808593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most widely applied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46.4392089843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chemical agents in modern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45.998535156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agriculture (Chen et al.,2021).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498046875" w:line="240" w:lineRule="auto"/>
        <w:ind w:left="0" w:right="468.0383300781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Pesticides are required to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60302734375" w:line="240" w:lineRule="auto"/>
        <w:ind w:left="0" w:right="45.69824218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maintain agricultural yields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86328125" w:line="240" w:lineRule="auto"/>
        <w:ind w:left="0" w:right="43.958740234375" w:firstLine="0"/>
        <w:jc w:val="right"/>
        <w:rPr>
          <w:rFonts w:ascii="Calibri" w:cs="Calibri" w:eastAsia="Calibri" w:hAnsi="Calibri"/>
          <w:b w:val="0"/>
          <w:bCs w:val="0"/>
          <w:i w:val="0"/>
          <w:iCs w:val="0"/>
          <w:smallCaps w:val="0"/>
          <w:strike w:val="0"/>
          <w:color w:val="1a1a1a"/>
          <w:sz w:val="22"/>
          <w:szCs w:val="22"/>
          <w:u w:val="none"/>
          <w:shd w:fill="auto" w:val="clear"/>
          <w:vertAlign w:val="baseline"/>
        </w:rPr>
        <w:sectPr>
          <w:footerReference r:id="rId8" w:type="default"/>
          <w:pgSz w:h="16840" w:w="11900" w:orient="portrait"/>
          <w:pgMar w:bottom="1010.5000305175781" w:top="710" w:left="1129.000015258789" w:right="1027.200927734375" w:header="0" w:footer="720"/>
          <w:pgNumType w:start="1"/>
          <w:sectPrChange w:author="Mathieu Sicard" w:id="0" w:date="2026-01-21T07:17:24Z">
            <w:sectPr w:rsidR="000000" w:rsidDel="000000" w:rsidRPr="000000" w:rsidSect="000000">
              <w:pgMar w:bottom="1010.5000305175781" w:top="710" w:left="1129.000015258789" w:right="1027.200927734375" w:header="0" w:footer="720"/>
              <w:pgNumType w:start="1"/>
              <w:pgSz w:h="16840" w:w="11900" w:orient="portrait"/>
            </w:sectPr>
          </w:sectPrChange>
        </w:sect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and to enable long-term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4.34735298156738" w:lineRule="auto"/>
        <w:ind w:left="0" w:right="0" w:firstLine="0"/>
        <w:jc w:val="left"/>
        <w:rPr>
          <w:rFonts w:ascii="Calibri" w:cs="Calibri" w:eastAsia="Calibri" w:hAnsi="Calibri"/>
          <w:b w:val="0"/>
          <w:bCs w:val="0"/>
          <w:i w:val="0"/>
          <w:iCs w:val="0"/>
          <w:smallCaps w:val="0"/>
          <w:strike w:val="0"/>
          <w:color w:val="808080"/>
          <w:sz w:val="18"/>
          <w:szCs w:val="18"/>
          <w:u w:val="none"/>
          <w:shd w:fill="auto" w:val="clear"/>
          <w:vertAlign w:val="baseline"/>
        </w:rPr>
      </w:pPr>
      <w:commentRangeStart w:id="1"/>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Figure</w:t>
      </w:r>
      <w:commentRangeEnd w:id="1"/>
      <w:r w:rsidDel="00000000" w:rsidR="00000000" w:rsidRPr="00000000">
        <w:commentReference w:id="1"/>
      </w:r>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 1: A multidisciplinary fra</w:t>
      </w:r>
      <w:commentRangeStart w:id="2"/>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mework displaying the impacts of the fungici</w:t>
      </w:r>
      <w:commentRangeEnd w:id="2"/>
      <w:r w:rsidDel="00000000" w:rsidR="00000000" w:rsidRPr="00000000">
        <w:commentReference w:id="2"/>
      </w:r>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de  Azoxystrobin on sub-soil, ground water, plant and human health.</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29272460938"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sectPr>
          <w:type w:val="continuous"/>
          <w:pgSz w:h="16840" w:w="11900" w:orient="portrait"/>
          <w:pgMar w:bottom="1010.5000305175781" w:top="710" w:left="1288.5600280761719" w:right="1072.01904296875" w:header="0" w:footer="720"/>
          <w:cols w:equalWidth="0" w:num="2">
            <w:col w:space="0" w:w="4780"/>
            <w:col w:space="0" w:w="4780"/>
          </w:cols>
        </w:sect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storage of products (Zhang et  al., 2011). However, these  compounds can have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3.76605033874512" w:lineRule="auto"/>
        <w:ind w:left="10.460052490234375" w:right="43.67919921875" w:firstLine="6.3799285888671875"/>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deleterious effects on plant microbiome on other plant functions, such as photosynthesis, ultimately altering plant health (Zhang et al., 2011). Many pesticides also have the ability to infiltrate sub-soils and groundwater  resources and to disperse in the environment through subterranean routes (Aubertot et al., 2005) hence  contaminating other fields, aquatic environment</w:t>
      </w:r>
      <w:ins w:author="Marie Charpentier" w:id="3" w:date="2026-01-12T16:00:56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w:t>
        </w:r>
      </w:i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and even drinkable water sources. Pesticides traces can be  found on food and in drinking water, representing the main exposure route for the </w:t>
      </w:r>
      <w:commentRangeStart w:id="3"/>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general population</w:t>
      </w:r>
      <w:commentRangeEnd w:id="3"/>
      <w:r w:rsidDel="00000000" w:rsidR="00000000" w:rsidRPr="00000000">
        <w:commentReference w:id="3"/>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(Gama  et al., 2022). Such exposure can be deleterious to human health, particularly t</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 the developing brain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(Dias  et al., 2025; Yanicostas et al., 2021; Vester et al., 2016; Reis et al., 2022)</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Indeed, pesticide exposure during  pregnancy is associated with an increased risk for the child to have a neurodevelopmental disorder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(Rock et  al., 2018; Vester et al., 2016)</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77392578125" w:line="243.84183883666992" w:lineRule="auto"/>
        <w:ind w:left="20.800018310546875" w:right="43.939208984375" w:hanging="7.6999664306640625"/>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When designing tomorrow’s </w:t>
      </w:r>
      <w:commentRangeStart w:id="4"/>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anthropo-ecosystem, </w:t>
      </w:r>
      <w:commentRangeEnd w:id="4"/>
      <w:r w:rsidDel="00000000" w:rsidR="00000000" w:rsidRPr="00000000">
        <w:commentReference w:id="4"/>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thinking about agricultural practices is key and it obviously  includes pesticides usage. Pesticides need to be efficient and not </w:t>
      </w:r>
      <w:del w:author="Marie Charpentier" w:id="4" w:date="2026-01-12T16:01:36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delText xml:space="preserve">be </w:delText>
        </w:r>
      </w:de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harmful towards the environment and  humans. In order to properly discuss their regulation it is required to have information on their effects on  </w:t>
      </w:r>
      <w:commentRangeStart w:id="5"/>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plants</w:t>
      </w:r>
      <w:commentRangeEnd w:id="5"/>
      <w:r w:rsidDel="00000000" w:rsidR="00000000" w:rsidRPr="00000000">
        <w:commentReference w:id="5"/>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and plant health, on human health and on their ability to disperse in the environment, in the soil and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81591796875" w:line="240.81273078918457" w:lineRule="auto"/>
        <w:ind w:left="20.800018310546875" w:right="44.678955078125" w:hanging="8.58001708984375"/>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water resources. These different categories of information arise from diverse disciplines highlighting the  importance of multidisciplinary approaches to address questions in this field.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6494140625" w:line="243.84160995483398" w:lineRule="auto"/>
        <w:ind w:left="16.399993896484375" w:right="43.819580078125" w:firstLine="0.43998718261718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Currently, there is a knowledge gap concerning </w:t>
      </w:r>
      <w:commentRangeStart w:id="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AZOX’s </w:t>
      </w:r>
      <w:commentRangeEnd w:id="6"/>
      <w:r w:rsidDel="00000000" w:rsidR="00000000" w:rsidRPr="00000000">
        <w:commentReference w:id="6"/>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impact on plant </w:t>
      </w:r>
      <w:commentRangeStart w:i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microbiomes</w:t>
      </w:r>
      <w:commentRangeEnd w:id="7"/>
      <w:r w:rsidDel="00000000" w:rsidR="00000000" w:rsidRPr="00000000">
        <w:commentReference w:id="7"/>
      </w:r>
      <w:commentRangeStart w:i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relative to biocontrol  agents</w:t>
      </w:r>
      <w:commentRangeEnd w:id="8"/>
      <w:r w:rsidDel="00000000" w:rsidR="00000000" w:rsidRPr="00000000">
        <w:commentReference w:id="8"/>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Additionally its ability to migrate through the sub-soil and to potentially contaminate groundwater  resources is not known. Finally, the impact of a perinatal AZOX exposure on the </w:t>
      </w:r>
      <w:commentRangeStart w:id="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mammalian </w:t>
      </w:r>
      <w:commentRangeEnd w:id="9"/>
      <w:r w:rsidDel="00000000" w:rsidR="00000000" w:rsidRPr="00000000">
        <w:commentReference w:id="9"/>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developing  nervous system has not been investigated.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846435546875" w:line="244.13606643676758" w:lineRule="auto"/>
        <w:ind w:left="10.019989013671875" w:right="43.47900390625" w:firstLine="3.0800628662109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this project we propose a multidisciplinary approach combining agricultural sciences, hydrogeology and  neurosciences to address these questions. The agricultural sciences component of the project aims to  determine how AZOX alters crop-associated microbiota and how these effects compare to those of a  biocontrol agent. The hydrogeology part of the project aspires to decipher how soil type affects AZOX and  AZOX-acid soil infiltration and how AZOX distribution and migration in groundwater sources </w:t>
      </w:r>
      <w:commentRangeStart w:id="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look like</w:t>
      </w:r>
      <w:commentRangeEnd w:id="10"/>
      <w:r w:rsidDel="00000000" w:rsidR="00000000" w:rsidRPr="00000000">
        <w:commentReference w:id="10"/>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Finally, the bio-health aspect of the project aims at uncovering how an environmentally relevant perinatal AZOX  exposure impacts brain development and behavior of mammals, and to determine if AZOX exposure during  pregnancy represents a risk factor for the development of neurodevelopmental deficits in children.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866455078125" w:line="243.03906440734863" w:lineRule="auto"/>
        <w:ind w:left="16.399993896484375" w:right="49.47998046875" w:firstLine="8.58001708984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uncovering how AZOX is distributed in sub-soil and groundwater and how it impacts plant microbiomes  and human health this research will contribute to building agricultural models that </w:t>
      </w:r>
      <w:commentRangeStart w:id="1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 ecosystems and  people alike</w:t>
      </w:r>
      <w:commentRangeEnd w:id="11"/>
      <w:r w:rsidDel="00000000" w:rsidR="00000000" w:rsidRPr="00000000">
        <w:commentReference w:id="11"/>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that moves us towards a sustainable anthropo-ecosystem.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742431640625" w:line="240" w:lineRule="auto"/>
        <w:ind w:left="0" w:right="95.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2 </w:t>
      </w:r>
    </w:p>
    <w:tbl>
      <w:tblPr>
        <w:tblStyle w:val="Table4"/>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34007263183594" w:right="0" w:firstLine="0"/>
        <w:jc w:val="left"/>
        <w:rPr>
          <w:rFonts w:ascii="Calibri" w:cs="Calibri" w:eastAsia="Calibri" w:hAnsi="Calibri"/>
          <w:b w:val="0"/>
          <w:bCs w:val="0"/>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26"/>
          <w:szCs w:val="26"/>
          <w:u w:val="none"/>
          <w:shd w:fill="auto" w:val="clear"/>
          <w:vertAlign w:val="baseline"/>
          <w:rtl w:val="0"/>
        </w:rPr>
        <w:t xml:space="preserve">II. State of the art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78759765625" w:line="244.24241065979004" w:lineRule="auto"/>
        <w:ind w:left="8.040008544921875" w:right="44.058837890625" w:firstLine="729.300003051757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Chemically, AZOX is a methoxyacrylate strobilurin with molecular formula C₂₂H₁₇N₃O₅ and a  molecular weight around 403 g·mol⁻¹. Its molecular mode of action is the inhibition of mitochondrial  respiration at the ubiquinol oxidation site (Qo) of cytochrome b within complex III. By blocking electron  transport, the mitochondrial proton gradient collapses and adenosine triphosphate (ATP) synthesis is  disrupted, ultimately halting fungal growth and spore germination (Adetutu et al., 2008). Although it is widely  used to target fungal pathogens, recent studies indicate that AZOX can alter the diversity and composition of  phyllosphere and rhizosphere microbiota of plants, potentially weakening beneficial plant–microbe  interactions (Sun et al., 2023). AZOX residues in soil alter microbial enzymatic activities, microbial biomass,  and community composition, typically reducing fungal diversity while promoting certain bacterial taxa  (Adetutu et al., 2008; Lu et al., 2019). Strobilurins are also known to influence photosynthetic efficiency,  stress signaling, and in some cases immune responses in crops (Baćmaga et al., 2024). In parallel, biocontrol  agents are increasingly applied to promote plant health and suppress pathogens, yet their impact on plant  microbiota and their potential to counteract or mitigate fungicide-induced microbial shifts remains largely  unexamined. Beneficial bacterial communities associated with roots and leaves are increasingly recognized  as a promising alternative to synthetic fungicides, because they can simultaneously suppress pathogenic  fungi and promote plant health. Many plant-associated and endophytic bacteria (e.g. Bacillus, Pseudomonas,  Paenibacillus, Streptomyces and others) inhibit a broad range of fungal pathogens through antifungal  metabolites, lytic enzymes and competition for nutrients and niches (Dimkić et al. 2021). At the same time,  these strains often function as plant growth</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promoting bacteria, enhancing nutrient acquisition (nitrogen  fixation, phosphate solubilization, siderophore production) and producing phytohormones such as auxins  that stimulate root development and biomass accumulation (Zhou et al., 2021). Moving from single strains  to synthetic or native microbial consortia further increases robustness: multi</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strain communities provide  complementary biocontrol traits (e.g. surfactin production, siderophores, biofilm formation) and more stable  root colonization, resulting in stronger protection against soil</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borne wilt diseases and better growth than  individual inoculants (Santhanam et al., 2019). Such bacterial consortia can also reshape the rhizosphere  microbiome under pathogen pressure, maintaining microbial diversity and soil quality while reducing disease  incidence (Rangasamy et al., 2025). Altogether, these findings highlight bacterial consortia as living  “bio</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fungicides” that not only suppress disease but also support plant development and soil functioning,  making them a key component of future pesticide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reducing, microbiome</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aware crop protection strategies. T</w:t>
      </w:r>
      <w:commentRangeStart w:id="1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herefore, we want to investigate how azoxystrobin affects the interaction between agricultural crops and  their microbial antagonists, how it changes the microbial composition and what role alternative biocontrol  agents play in mitigating these impacts in order to develop sustainable disease management strategies.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71728515625" w:line="244.21133995056152" w:lineRule="auto"/>
        <w:ind w:left="8.040008544921875" w:right="44.21875" w:firstLine="737.440109252929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Depending on soil type and conditions, AZOX can persist in the sub-soil for several months (Jørgensen  et al., 2012). Long-term leaching of AZOX is governed by preferential transport through soils that have low  adsorption capacity such as soils that are sandy, low in organic matter and low in clay content (Hetrick et al.,  1996), here, AZOX is less strongly bound and more mobile in water. The “split personality” or dual mobility  profile of AZOX and AZOX-acid makes it unusual and challenging to predict compared to other fungicides.  Nevertheless, there is a lack of knowledge on the behavior of AZOX in the sub-soil and the way it  contaminates and impacts groundwater sources. Laboratory column studies demonstrate that while the  parent compound is strongly sorbed and largely immobile in topsoil, </w:t>
      </w:r>
      <w:commentRangeStart w:id="1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its metabolite exhibits significantly  higher mobility and can reach deeper soil layers and leachate after prolonged infiltration</w:t>
      </w:r>
      <w:commentRangeEnd w:id="13"/>
      <w:r w:rsidDel="00000000" w:rsidR="00000000" w:rsidRPr="00000000">
        <w:commentReference w:id="13"/>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(Ghosh et al., 2009).  This decoupling between parent compound behavior and metabolite transport introduces uncertainty in  groundwater vulnerability assessments. Furthermore, dominant pesticide leaching models are typically  calibrated under assumptions of homogeneous and isotropic porous media, limiting their ability to reproduce  field observations in structurally complex soils and aquifers. These findings underline a critical  methodological gap, the inability of 1-D or simplified 2-D frameworks (e.g. PEARL, HYDRUS) to capture  macropore flow and lithological heterogeneity. As a result, the depth, timing, and persistence of infiltration  of AZOX-acid in groundwater remain unresolved. This raises the following question: How does the fungicide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956665039062" w:line="240" w:lineRule="auto"/>
        <w:ind w:left="0" w:right="95.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3 </w:t>
      </w:r>
    </w:p>
    <w:tbl>
      <w:tblPr>
        <w:tblStyle w:val="Table5"/>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384979248047" w:lineRule="auto"/>
        <w:ind w:left="10.019989013671875" w:right="43.878173828125" w:firstLine="0.22003173828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Azoxystrobin and its metabolite AZOX-acid migrate in the sub-soil, and what are their impacts on  groundwater sources? Addressing this question requires a combination of experimental work and solute  transport modeling, which has been proven to be a useful approach for evaluating groundwater resource  quality in areas where agricultural use and groundwater extraction are simultaneously occurring (Gaus et al.,  2004). To close the gap on macropore flow and lithological heterogeneity, we investigate subsoil transport  of pesticides by using two numerical transport models, MACRO and MODFLOW-MT3MDMS. MACRO models  solute percolation into the subsoil in one-dimension, and is used as a decision support tool for assessing  pesticide fate and mobility in soils (Jarvis et al., 1995). </w:t>
      </w:r>
      <w:del w:author="Marie Charpentier" w:id="5" w:date="2026-01-12T16:13:0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Where as </w:delText>
        </w:r>
      </w:d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MODFLOW-MT3MDMS</w:t>
      </w:r>
      <w:del w:author="Marie Charpentier" w:id="6" w:date="2026-01-12T16:13:0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w:delText>
        </w:r>
      </w:d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a three dimensional model used for groundwater transport and solute transport model solving for dispersion and  advection of a single chemical species. (Zheng et al., 1999). We </w:t>
      </w:r>
      <w:commentRangeStart w:id="1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ask ourselves</w:t>
      </w:r>
      <w:commentRangeEnd w:id="14"/>
      <w:r w:rsidDel="00000000" w:rsidR="00000000" w:rsidRPr="00000000">
        <w:commentReference w:id="14"/>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whether coupling these two  models would represent the unresolved pesticide vertical and lateral migration in sub soils.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9912109375" w:line="243.9627170562744" w:lineRule="auto"/>
        <w:ind w:left="12.220001220703125" w:right="43.67919921875" w:firstLine="733.26011657714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Humans are exposed to diverse pesticides either through occupational exposure or through drinking  water and food, the main routes of exposure for t</w:t>
      </w:r>
      <w:commentRangeStart w:id="1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w:t>
      </w:r>
      <w:commentRangeEnd w:id="15"/>
      <w:r w:rsidDel="00000000" w:rsidR="00000000" w:rsidRPr="00000000">
        <w:commentReference w:id="15"/>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commentRangeStart w:id="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 public </w:t>
      </w:r>
      <w:commentRangeEnd w:id="16"/>
      <w:r w:rsidDel="00000000" w:rsidR="00000000" w:rsidRPr="00000000">
        <w:commentReference w:id="16"/>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(Gama et al., 2022). AZOX is not an  exception. Traces of this fungicide and its metabolite, AZOX acid, have been found in the hair and urine of  pregnant women and children (Hu et al., 2022; Béranger et al., 2018; Béranger et al., 2020).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7685546875" w:line="243.53899955749512" w:lineRule="auto"/>
        <w:ind w:left="15.29998779296875" w:right="43.739013671875" w:hanging="7.25997924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development of the nervous system is composed of several critical periods during which the nervous  system is particularly sensitive to environmental factors (Gama et al., 2022). The perinatal window is a highly  sensitive period during which the structures of the central nervous system are formed and organized (Rock et al., 2018). Additionally, some steps of neurodevelopment, such as synapogenesis, extend throughout life, as it is essential for brain plasticity, hence indicating a vulnerability of the brain on the long-term (Vester et  al., 2016).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6494140625" w:line="245.35637855529785" w:lineRule="auto"/>
        <w:ind w:left="12.220001220703125" w:right="43.858642578125" w:firstLine="12.7600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Perinatal and/or early post-natal exposure to various environmental pollutants and pesticides is associated  with </w:t>
      </w:r>
      <w:del w:author="Marie Charpentier" w:id="7" w:date="2026-01-12T16:14:1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and </w:delText>
        </w:r>
      </w:d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higher risk for children to develop various neurodevelopmental disorders, such as Autism Spectrum Disorders or Attention Deficit Hyperactivity disorder, and motor and learning impairments (Rock et al., 2018;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2197265625" w:line="244.20530319213867" w:lineRule="auto"/>
        <w:ind w:left="10.019989013671875" w:right="43.858642578125" w:firstLine="0.22003173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Vester et al., 2016). However, the risk regarding AZOX exposure is not well known.  AZOX and AZOX acid have the ability to cross the placenta and to be transferred from the mother to the  infant through lactation (Hu et al., 2022). Additionally, AZOX is able to cross the blood-brain barrier and its  lipophilic properties makes it more prone to accumulate in the brain (Kang et al., 2021; Symonds et al., 2016;  Vester et al., 2016). These findings collectively indicate that AZOX could be harmful to the brain during the  developmental stages and later in life. Further studies have demonstrated that AZOX causes death of neurons  in vitro with a 50% inhibitory concentration of 30µM in acute treatment and 10µM in chronic treatment. In the same context the fungicide also induce</w:t>
      </w:r>
      <w:ins w:author="Marie Charpentier" w:id="8" w:date="2026-01-12T16:15:17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t>
        </w:r>
      </w:ins>
      <w:del w:author="Marie Charpentier" w:id="8" w:date="2026-01-12T16:15:17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d</w:delText>
        </w:r>
      </w:d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increase in reactive oxygen species production and altered  mitochondria biogenesis (Kang et al., 2021). The latter have been shown to regulate astrocyte maturation  and synaptogenesis (Zehnder et al., 2021), leading to the hypothesis that AZOX might impair these processes. In mice, in utero AZOX exposure induced impairments of neuronal migration in the cortex and alteration of neurites formation of growth (Kang et al., 2021). Together these findings indicate</w:t>
      </w:r>
      <w:del w:author="Marie Charpentier" w:id="9" w:date="2026-01-12T16:15:3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s</w:delText>
        </w:r>
      </w:d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the fungicide might  affect function and survival of neurons and impair several neurodevelopmental processes. However, these  findings were obtained with relatively high AZOX concentration and exposure routes that are not  environmentally representative. To this date, it is not known if an environmentally relevant AZOX exposure would have the same effects.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18798828125" w:line="243.53891372680664" w:lineRule="auto"/>
        <w:ind w:left="10.019989013671875" w:right="44.31884765625" w:firstLine="4.17999267578125"/>
        <w:jc w:val="both"/>
        <w:rPr>
          <w:rFonts w:ascii="Calibri" w:cs="Calibri" w:eastAsia="Calibri" w:hAnsi="Calibri"/>
          <w:b w:val="0"/>
          <w:bCs w:val="0"/>
          <w:i w:val="0"/>
          <w:iCs w:val="0"/>
          <w:smallCaps w:val="0"/>
          <w:strike w:val="0"/>
          <w:color w:val="000000"/>
          <w:sz w:val="22"/>
          <w:szCs w:val="22"/>
          <w:u w:val="none"/>
          <w:shd w:fill="auto" w:val="clear"/>
          <w:vertAlign w:val="baseline"/>
        </w:rPr>
      </w:pPr>
      <w:commentRangeStart w:id="1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Studies conducted i</w:t>
      </w:r>
      <w:commentRangeStart w:id="1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 vivo </w:t>
      </w:r>
      <w:commentRangeEnd w:id="18"/>
      <w:r w:rsidDel="00000000" w:rsidR="00000000" w:rsidRPr="00000000">
        <w:commentReference w:id="18"/>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highlighted that AZOX exposure might have behavioral consequences. Indeed,  exposure of male </w:t>
      </w:r>
      <w:commentRangeStart w:id="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adult zebrafish to</w:t>
      </w:r>
      <w:commentRangeEnd w:id="19"/>
      <w:r w:rsidDel="00000000" w:rsidR="00000000" w:rsidRPr="00000000">
        <w:commentReference w:id="19"/>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AZOX resulted in increased locomotor activity and reduced exploratory  behavior, which is associated with the appearance of an anxiety-like behavior (Guo et al, 2024). However,  this study </w:t>
      </w:r>
      <w:ins w:author="Marie Charpentier" w:id="10" w:date="2026-01-12T16:16:16Z">
        <w:r w:rsidDel="00000000" w:rsidR="00000000" w:rsidRPr="00000000">
          <w:rPr>
            <w:rFonts w:ascii="Calibri" w:cs="Calibri" w:eastAsia="Calibri" w:hAnsi="Calibri"/>
            <w:rtl w:val="0"/>
            <w:rPrChange w:author="Marie Charpentier" w:id="11" w:date="2026-01-12T16:16:16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was </w:t>
        </w:r>
      </w:ins>
      <w:del w:author="Marie Charpentier" w:id="10" w:date="2026-01-12T16:16:16Z">
        <w:r w:rsidDel="00000000" w:rsidR="00000000" w:rsidRPr="00000000">
          <w:rPr>
            <w:rFonts w:ascii="Calibri" w:cs="Calibri" w:eastAsia="Calibri" w:hAnsi="Calibri"/>
            <w:rtl w:val="0"/>
            <w:rPrChange w:author="Marie Charpentier" w:id="11" w:date="2026-01-12T16:16:16Z">
              <w:rPr>
                <w:rFonts w:ascii="Calibri" w:cs="Calibri" w:eastAsia="Calibri" w:hAnsi="Calibri"/>
                <w:b w:val="0"/>
                <w:bCs w:val="0"/>
                <w:i w:val="0"/>
                <w:iCs w:val="0"/>
                <w:smallCaps w:val="0"/>
                <w:strike w:val="0"/>
                <w:color w:val="000000"/>
                <w:sz w:val="22"/>
                <w:szCs w:val="22"/>
                <w:u w:val="none"/>
                <w:shd w:fill="auto" w:val="clear"/>
                <w:vertAlign w:val="baseline"/>
              </w:rPr>
            </w:rPrChange>
          </w:rPr>
          <w:delText xml:space="preserve">is </w:delText>
        </w:r>
      </w:d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conducted on </w:t>
      </w:r>
      <w:del w:author="Marie Charpentier" w:id="12" w:date="2026-01-12T16:16:2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an </w:delText>
        </w:r>
      </w:d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adult males</w:t>
      </w:r>
      <w:ins w:author="Marie Charpentier" w:id="13" w:date="2026-01-12T16:16:32Z">
        <w:r w:rsidDel="00000000" w:rsidR="00000000" w:rsidRPr="00000000">
          <w:rPr>
            <w:rFonts w:ascii="Calibri" w:cs="Calibri" w:eastAsia="Calibri" w:hAnsi="Calibri"/>
            <w:rtl w:val="0"/>
            <w:rPrChange w:author="Marie Charpentier" w:id="14" w:date="2026-01-12T16:16:32Z">
              <w:rPr>
                <w:rFonts w:ascii="Calibri" w:cs="Calibri" w:eastAsia="Calibri" w:hAnsi="Calibri"/>
                <w:b w:val="0"/>
                <w:bCs w:val="0"/>
                <w:i w:val="0"/>
                <w:iCs w:val="0"/>
                <w:smallCaps w:val="0"/>
                <w:strike w:val="0"/>
                <w:color w:val="000000"/>
                <w:sz w:val="22"/>
                <w:szCs w:val="22"/>
                <w:u w:val="none"/>
                <w:shd w:fill="auto" w:val="clear"/>
                <w:vertAlign w:val="baseline"/>
              </w:rPr>
            </w:rPrChange>
          </w:rPr>
          <w:t xml:space="preserve">’</w:t>
        </w:r>
      </w:in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vertebrate model and the exposure here again does not seem  environmentally relevant. Currently, no studies investigate the behavioral consequences of an early-life exposure to the fungicide. Additionally, the behavioral impact has not been investigated on a mammal model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14990234375" w:line="240" w:lineRule="auto"/>
        <w:ind w:left="23.000030517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 on females</w:t>
      </w:r>
      <w:commentRangeEnd w:id="17"/>
      <w:r w:rsidDel="00000000" w:rsidR="00000000" w:rsidRPr="00000000">
        <w:commentReference w:id="17"/>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942626953125" w:line="243.0845546722412" w:lineRule="auto"/>
        <w:ind w:left="10.019989013671875" w:right="43.47900390625" w:firstLine="7.0400238037109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Overall, Even th</w:t>
      </w:r>
      <w:del w:author="Marie Charpentier" w:id="15" w:date="2026-01-12T16:17:45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r</w:delText>
        </w:r>
      </w:d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ough several findings suggest that AZOX exposure during the perinatal period could have a  deleterious effect on neurodevelopment associated with behavioral consequences, there are still questions  that need to be addressed to decipher the risk linked to such exposure. With this project we aim at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243408203125" w:line="240" w:lineRule="auto"/>
        <w:ind w:left="0" w:right="95.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4 </w:t>
      </w:r>
    </w:p>
    <w:tbl>
      <w:tblPr>
        <w:tblStyle w:val="Table6"/>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201873779297" w:lineRule="auto"/>
        <w:ind w:left="16.180038452148438" w:right="43.9990234375" w:firstLine="0.659942626953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deciphering what are the impact of an environmentally relevant AZOX exposure during the perinatal window  on brain development and on behavior in a</w:t>
      </w:r>
      <w:commentRangeStart w:id="2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commentRangeStart w:id="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mice model</w:t>
      </w:r>
      <w:commentRangeEnd w:id="20"/>
      <w:r w:rsidDel="00000000" w:rsidR="00000000" w:rsidRPr="00000000">
        <w:commentReference w:id="20"/>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 also want to investigate if AZOX exposure during  pregnancy represents a risk factor for the development of neurodevelopmental and/or behavioral deficits in  children in Franc</w:t>
      </w:r>
      <w:commentRangeEnd w:id="21"/>
      <w:r w:rsidDel="00000000" w:rsidR="00000000" w:rsidRPr="00000000">
        <w:commentReference w:id="21"/>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 This research project by addressing these new questions will allow </w:t>
      </w:r>
      <w:del w:author="Marie Charpentier" w:id="16" w:date="2026-01-12T16:19:4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delText xml:space="preserve">to </w:delText>
        </w:r>
      </w:d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alert</w:t>
      </w:r>
      <w:ins w:author="Marie Charpentier" w:id="17" w:date="2026-01-12T16:19:4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w:t>
        </w:r>
      </w:in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authorities and  open discussion to adjust current regulations of AZOX usage if needed in order to develop agricultural  practices safer to Human </w:t>
      </w:r>
      <w:ins w:author="Marie Charpentier" w:id="18" w:date="2026-01-12T16:19:5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environmental </w:t>
        </w:r>
      </w:ins>
      <w:commentRangeStart w:id="2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w:t>
      </w:r>
      <w:commentRangeEnd w:id="22"/>
      <w:r w:rsidDel="00000000" w:rsidR="00000000" w:rsidRPr="00000000">
        <w:commentReference w:id="22"/>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162109375" w:line="240" w:lineRule="auto"/>
        <w:ind w:left="388.34007263183594" w:right="0" w:firstLine="0"/>
        <w:jc w:val="left"/>
        <w:rPr>
          <w:rFonts w:ascii="Calibri" w:cs="Calibri" w:eastAsia="Calibri" w:hAnsi="Calibri"/>
          <w:b w:val="0"/>
          <w:bCs w:val="0"/>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26"/>
          <w:szCs w:val="26"/>
          <w:u w:val="none"/>
          <w:shd w:fill="auto" w:val="clear"/>
          <w:vertAlign w:val="baseline"/>
          <w:rtl w:val="0"/>
        </w:rPr>
        <w:t xml:space="preserve">III. Methodology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8017578125" w:line="243.0845546722412" w:lineRule="auto"/>
        <w:ind w:left="11.1199951171875" w:right="44.398193359375" w:hanging="9.680023193359375"/>
        <w:jc w:val="left"/>
        <w:rPr>
          <w:rFonts w:ascii="Calibri" w:cs="Calibri" w:eastAsia="Calibri" w:hAnsi="Calibri"/>
          <w:b w:val="0"/>
          <w:bCs w:val="0"/>
          <w:i w:val="0"/>
          <w:iCs w:val="0"/>
          <w:smallCaps w:val="0"/>
          <w:strike w:val="0"/>
          <w:color w:val="1a1a1a"/>
          <w:sz w:val="22"/>
          <w:szCs w:val="22"/>
          <w:u w:val="none"/>
          <w:shd w:fill="auto" w:val="clear"/>
          <w:vertAlign w:val="baseline"/>
        </w:rPr>
      </w:pPr>
      <w:commentRangeStart w:id="23"/>
      <w:r w:rsidDel="00000000" w:rsidR="00000000" w:rsidRPr="00000000">
        <w:rPr>
          <w:rFonts w:ascii="Calibri" w:cs="Calibri" w:eastAsia="Calibri" w:hAnsi="Calibri"/>
          <w:b w:val="1"/>
          <w:bCs w:val="1"/>
          <w:i w:val="0"/>
          <w:iCs w:val="0"/>
          <w:smallCaps w:val="0"/>
          <w:strike w:val="0"/>
          <w:color w:val="1a1a1a"/>
          <w:sz w:val="22"/>
          <w:szCs w:val="22"/>
          <w:u w:val="single"/>
          <w:shd w:fill="auto" w:val="clear"/>
          <w:vertAlign w:val="baseline"/>
          <w:rtl w:val="0"/>
        </w:rPr>
        <w:t xml:space="preserve">Work</w:t>
      </w:r>
      <w:commentRangeEnd w:id="23"/>
      <w:r w:rsidDel="00000000" w:rsidR="00000000" w:rsidRPr="00000000">
        <w:commentReference w:id="23"/>
      </w:r>
      <w:r w:rsidDel="00000000" w:rsidR="00000000" w:rsidRPr="00000000">
        <w:rPr>
          <w:rFonts w:ascii="Calibri" w:cs="Calibri" w:eastAsia="Calibri" w:hAnsi="Calibri"/>
          <w:b w:val="1"/>
          <w:bCs w:val="1"/>
          <w:i w:val="0"/>
          <w:iCs w:val="0"/>
          <w:smallCaps w:val="0"/>
          <w:strike w:val="0"/>
          <w:color w:val="1a1a1a"/>
          <w:sz w:val="22"/>
          <w:szCs w:val="22"/>
          <w:u w:val="single"/>
          <w:shd w:fill="auto" w:val="clear"/>
          <w:vertAlign w:val="baseline"/>
          <w:rtl w:val="0"/>
        </w:rPr>
        <w:t xml:space="preserve"> package #1 – Plant Health</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 Impact of AZOX on microbial communities of </w:t>
      </w:r>
      <w:commentRangeStart w:id="24"/>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rice </w:t>
      </w:r>
      <w:commentRangeEnd w:id="24"/>
      <w:r w:rsidDel="00000000" w:rsidR="00000000" w:rsidRPr="00000000">
        <w:commentReference w:id="24"/>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The work package </w:t>
      </w:r>
      <w:ins w:author="Marie Charpentier" w:id="19" w:date="2026-01-12T16:22:22Z">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1 </w:t>
        </w:r>
      </w:ins>
      <w:del w:author="Marie Charpentier" w:id="19" w:date="2026-01-12T16:22:22Z">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delText xml:space="preserve">number three </w:delText>
        </w:r>
      </w:del>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focusses on the effect of AZOX on microbial communities and their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interaction with rice plants compared to alternative bio-control agents.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12890625" w:line="244.06588554382324" w:lineRule="auto"/>
        <w:ind w:left="8.040008544921875" w:right="44.478759765625" w:hanging="1.97998046875"/>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highlight w:val="white"/>
          <w:u w:val="single"/>
          <w:vertAlign w:val="baseline"/>
          <w:rtl w:val="0"/>
        </w:rPr>
        <w:t xml:space="preserve">Task #1: Study site and experimental design.</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 The study will be conducted in flooded rice fields in the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Camargue (southern France), a Mediterranean wetland agroecosystem characterized by periodic flooding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and intensive fungicide use (Jun et al., 2023). To assess the effects of azoxystrobin and a biocontrol agent 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microbial communities, a field experiment will be established with three treatments: (i) azoxystrobin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application (AZOX), (ii) untreated control (CTRL), and (iii) biocontrol agent application (BCA). For each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treatment, three independent plots of 20 m² will be established, with sufficient distance (at</w:t>
      </w:r>
      <w:commentRangeStart w:id="25"/>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 least 25 m)</w:t>
      </w:r>
      <w:commentRangeEnd w:id="25"/>
      <w:r w:rsidDel="00000000" w:rsidR="00000000" w:rsidRPr="00000000">
        <w:commentReference w:id="25"/>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between plots to minimize spray drift and hydrological connectivity, following replicated field-trial designs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used in soil microbiome and pesticide-microbiome studies (McPherson et al., 2018). Treatments will be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applied at agronomically recommended field rates. The biocontrol agent (BCA) treatment will consist of 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bacterial consortium of plant growth</w:t>
      </w:r>
      <w:r w:rsidDel="00000000" w:rsidR="00000000" w:rsidRPr="00000000">
        <w:rPr>
          <w:rFonts w:ascii="Cambria Math" w:cs="Cambria Math" w:eastAsia="Cambria Math" w:hAnsi="Cambria Math"/>
          <w:b w:val="0"/>
          <w:bCs w:val="0"/>
          <w:i w:val="0"/>
          <w:iCs w:val="0"/>
          <w:smallCaps w:val="0"/>
          <w:strike w:val="0"/>
          <w:color w:val="1a1a1a"/>
          <w:sz w:val="22"/>
          <w:szCs w:val="22"/>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promoting rhizobacteria (two </w:t>
      </w:r>
      <w:commentRangeStart w:id="26"/>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Bacillus spp. and two Pseudomonas</w:t>
      </w:r>
      <w:commentRangeEnd w:id="26"/>
      <w:r w:rsidDel="00000000" w:rsidR="00000000" w:rsidRPr="00000000">
        <w:commentReference w:id="26"/>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 spp.)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with documented antifungal and plant</w:t>
      </w:r>
      <w:r w:rsidDel="00000000" w:rsidR="00000000" w:rsidRPr="00000000">
        <w:rPr>
          <w:rFonts w:ascii="Cambria Math" w:cs="Cambria Math" w:eastAsia="Cambria Math" w:hAnsi="Cambria Math"/>
          <w:b w:val="0"/>
          <w:bCs w:val="0"/>
          <w:i w:val="0"/>
          <w:iCs w:val="0"/>
          <w:smallCaps w:val="0"/>
          <w:strike w:val="0"/>
          <w:color w:val="1a1a1a"/>
          <w:sz w:val="22"/>
          <w:szCs w:val="22"/>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beneficial activities in rice</w:t>
      </w:r>
      <w:del w:author="Marie Charpentier" w:id="20" w:date="2026-01-12T16:23:15Z">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delText xml:space="preserve">.</w:delText>
        </w:r>
      </w:del>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 (Kanjanasopa et al., 2021)</w:t>
      </w:r>
      <w:ins w:author="Marie Charpentier" w:id="21" w:date="2026-01-12T16:23:20Z">
        <w:r w:rsidDel="00000000" w:rsidR="00000000" w:rsidRPr="00000000">
          <w:rPr>
            <w:rFonts w:ascii="Calibri" w:cs="Calibri" w:eastAsia="Calibri" w:hAnsi="Calibri"/>
            <w:color w:val="1a1a1a"/>
            <w:highlight w:val="white"/>
            <w:rtl w:val="0"/>
            <w:rPrChange w:author="Marie Charpentier" w:id="22" w:date="2026-01-12T16:23:20Z">
              <w:rPr>
                <w:rFonts w:ascii="Calibri" w:cs="Calibri" w:eastAsia="Calibri" w:hAnsi="Calibri"/>
                <w:b w:val="0"/>
                <w:bCs w:val="0"/>
                <w:i w:val="0"/>
                <w:iCs w:val="0"/>
                <w:smallCaps w:val="0"/>
                <w:strike w:val="0"/>
                <w:color w:val="1a1a1a"/>
                <w:sz w:val="22"/>
                <w:szCs w:val="22"/>
                <w:highlight w:val="white"/>
                <w:u w:val="none"/>
                <w:vertAlign w:val="baseline"/>
              </w:rPr>
            </w:rPrChange>
          </w:rPr>
          <w:t xml:space="preserve">.</w:t>
        </w:r>
      </w:i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4.13606643676758" w:lineRule="auto"/>
        <w:ind w:left="15.29998779296875" w:right="43.858642578125" w:hanging="7.259979248046875"/>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highlight w:val="white"/>
          <w:u w:val="single"/>
          <w:vertAlign w:val="baseline"/>
          <w:rtl w:val="0"/>
        </w:rPr>
        <w:t xml:space="preserve">Task #2: Sampling strategy.</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 To capture compartment-specific responses, three plant-associated and soil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habitats will be sampled: bulk soil, rhizosphere soil, and phyllosphere (leaf) microbiota. For each plot, 30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composite samples will be collected per time point: 10 bulk soil cores (0–10 cm, at least 30 cm from plant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stems), 10 rhizosphere samples obtained by gently shaking soil adhering to roots, and 10 leaf samples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collected from fully expanded leaves. Sampling will occur immediately before treatment application via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spraying the leaves (T0) and 5 days after application (T5), capturing early community and functional shifts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similar to short-term pesticide studies in rice systems (Zhang et al., 2025). Each composite sample will be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homogenized, subsampled for DNA extraction, and stored at −80 °C.</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83837890625" w:line="244.29616928100586" w:lineRule="auto"/>
        <w:ind w:left="8.040008544921875" w:right="44.498291015625" w:hanging="1.97998046875"/>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highlight w:val="white"/>
          <w:u w:val="single"/>
          <w:vertAlign w:val="baseline"/>
          <w:rtl w:val="0"/>
        </w:rPr>
        <w:t xml:space="preserve">Task #3: DNA extraction, metagenomic sequencing and functional annotation.</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 Total DNA will be extracted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from bulk soil, rhizosphere, and leaf samples using a standardized soil/plant DNA extraction kit, following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protocols optimized for simultaneous recovery of bacterial and archaeal DNA by using the 16S genetic marker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and fungal DNA by using the ITS marker (McPherson et al., 2018). Shotgun metagenomic libraries will be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prepared from purified DNA</w:t>
      </w:r>
      <w:commentRangeStart w:id="27"/>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 and sequenced on a high-throughput platform (</w:t>
      </w:r>
      <w:commentRangeEnd w:id="27"/>
      <w:r w:rsidDel="00000000" w:rsidR="00000000" w:rsidRPr="00000000">
        <w:commentReference w:id="27"/>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e.g. Illumina NovaSeq), enabling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taxonomic and functional characterization of communities, as in other metagenomic studies of pesticide impacted and rice-associated microbiomes (Zhu et al., 2024). Quality-filtered reads will be assembled and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annotated against reference databases. Taxonomic profiles will be obtained using a curated marker gene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database; functional potential will be characterized by assigning genes to KEGG pathways and CAZy families,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an approach widely used to link microbial communities with carbohydrate metabolism, xenobiotic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degradation, and other ecosystem functions (Nie et al., 2025). Particular attention will be paid to pathways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related to energy metabolism, xenobiotic degradation, and plant–microbe interactions, which have been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shown to respond to fungicide exposure (Zhou et al., 2025).</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18994140625" w:line="243.91757011413574" w:lineRule="auto"/>
        <w:ind w:left="16.180038452148438" w:right="44.039306640625" w:hanging="8.140029907226562"/>
        <w:jc w:val="both"/>
        <w:rPr>
          <w:rFonts w:ascii="Calibri" w:cs="Calibri" w:eastAsia="Calibri" w:hAnsi="Calibri"/>
          <w:b w:val="0"/>
          <w:bCs w:val="0"/>
          <w:i w:val="0"/>
          <w:iCs w:val="0"/>
          <w:smallCaps w:val="0"/>
          <w:strike w:val="0"/>
          <w:color w:val="1a1a1a"/>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1a1a1a"/>
          <w:sz w:val="22"/>
          <w:szCs w:val="22"/>
          <w:highlight w:val="white"/>
          <w:u w:val="single"/>
          <w:vertAlign w:val="baseline"/>
          <w:rtl w:val="0"/>
        </w:rPr>
        <w:t xml:space="preserve">Task #4: Statistical analyses.</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 Alpha-diversity indices (e.g. Chao, Shannon and Simpson) will be calculated for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each compartment, treatment, and time point to assess within-sample richness and evenness, following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diversity metrics routinely used in rice and pesticide microbiome studies (Nie et al., 2025). Beta-diversity will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be quantified using dissimilarity matrices based on taxonomic and functional (KEGG/CAZy) profiles. Principal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component analysis (PCA) and/or principal coordinate analysis (PCoA) will be applied to visualize multivariate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patterns in community and functional composition across treatments and compartments. Differences in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community structure among treatments (AZOX, CTRL, BCA), time points (T0, T5), and compartments (bulk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6888427734375" w:line="240" w:lineRule="auto"/>
        <w:ind w:left="0" w:right="95.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5 </w:t>
      </w:r>
    </w:p>
    <w:tbl>
      <w:tblPr>
        <w:tblStyle w:val="Table7"/>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1113243103027" w:lineRule="auto"/>
        <w:ind w:left="15.29998779296875" w:right="48.099365234375" w:hanging="1.100006103515625"/>
        <w:jc w:val="both"/>
        <w:rPr>
          <w:rFonts w:ascii="Calibri" w:cs="Calibri" w:eastAsia="Calibri" w:hAnsi="Calibri"/>
          <w:b w:val="0"/>
          <w:bCs w:val="0"/>
          <w:i w:val="0"/>
          <w:iCs w:val="0"/>
          <w:smallCaps w:val="0"/>
          <w:strike w:val="0"/>
          <w:color w:val="1a1a1a"/>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soil, rhizosphere, leaves) will be tested using permutational multivariate analysis of variance (PERMANOVA),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as commonly implemented in studies of fungicide, herbicide, and management impacts on rice and soil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microbiota (Zhou et al., 2025). Where appropriate, differential abundance analyses will identify specific taxa,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CAZy families, and KEGG pathways significantly enriched or depleted under AZOX and BCA relative to CTRL,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providing insight into potential functional trade-offs and mitigation effects.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7861328125" w:line="245.35637855529785" w:lineRule="auto"/>
        <w:ind w:left="24.980010986328125" w:right="43.839111328125" w:hanging="16.94000244140625"/>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This work will be carried out by Hannah Wassner in cooperation with the BLAST and MOMIE team at UMR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a1a1a"/>
          <w:sz w:val="22"/>
          <w:szCs w:val="22"/>
          <w:highlight w:val="white"/>
          <w:u w:val="none"/>
          <w:vertAlign w:val="baseline"/>
          <w:rtl w:val="0"/>
        </w:rPr>
        <w:t xml:space="preserve">PHIM.</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9609375" w:line="244.35688018798828" w:lineRule="auto"/>
        <w:ind w:left="10.019989013671875" w:right="45.097656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single"/>
          <w:shd w:fill="auto" w:val="clear"/>
          <w:vertAlign w:val="baseline"/>
          <w:rtl w:val="0"/>
        </w:rPr>
        <w:t xml:space="preserve">Work package #2- Hydrogeology</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 Field assessment of AZOX infiltration from agricultural soils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infiltration and transport of azoxystrobin (AZOX) and its primary metabolite will be assessed  through field experiments combined with solute transport modeling. Here, we focus on its infiltration and  vertical transport from agricultural soils into groundwater under contrasting soil types and recharge  conditions in Southern France. </w:t>
      </w:r>
      <w:del w:author="Marie Charpentier" w:id="23" w:date="2026-01-13T03:51:50Z">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755650</wp:posOffset>
              </wp:positionV>
              <wp:extent cx="3785870" cy="1990090"/>
              <wp:effectExtent b="0" l="0" r="0" t="0"/>
              <wp:wrapSquare wrapText="right" distB="19050" distT="19050" distL="19050" distR="1905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85870" cy="1990090"/>
                      </a:xfrm>
                      <a:prstGeom prst="rect"/>
                      <a:ln/>
                    </pic:spPr>
                  </pic:pic>
                </a:graphicData>
              </a:graphic>
            </wp:anchor>
          </w:drawing>
        </w:r>
      </w:del>
      <w:ins w:author="Marie Charpentier" w:id="23" w:date="2026-01-13T03:51:50Z">
        <w:r w:rsidDel="00000000" w:rsidR="00000000" w:rsidRPr="00000000">
          <w:drawing>
            <wp:anchor allowOverlap="1" behindDoc="0" distB="19050" distT="19050" distL="19050" distR="19050" hidden="0" layoutInCell="1" locked="0" relativeHeight="0" simplePos="0">
              <wp:simplePos x="0" y="0"/>
              <wp:positionH relativeFrom="column">
                <wp:posOffset>-284416</wp:posOffset>
              </wp:positionH>
              <wp:positionV relativeFrom="paragraph">
                <wp:posOffset>552450</wp:posOffset>
              </wp:positionV>
              <wp:extent cx="3785870" cy="1990090"/>
              <wp:effectExtent b="0" l="0" r="0" t="0"/>
              <wp:wrapSquare wrapText="right" distB="19050" distT="19050" distL="19050" distR="1905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785870" cy="1990090"/>
                      </a:xfrm>
                      <a:prstGeom prst="rect"/>
                      <a:ln/>
                    </pic:spPr>
                  </pic:pic>
                </a:graphicData>
              </a:graphic>
            </wp:anchor>
          </w:drawing>
        </w:r>
      </w:ins>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6357421875" w:line="240" w:lineRule="auto"/>
        <w:ind w:left="0" w:right="99.058837890625" w:firstLine="0"/>
        <w:jc w:val="right"/>
        <w:rPr>
          <w:rFonts w:ascii="Calibri" w:cs="Calibri" w:eastAsia="Calibri" w:hAnsi="Calibri"/>
          <w:b w:val="0"/>
          <w:bCs w:val="0"/>
          <w:i w:val="0"/>
          <w:iCs w:val="0"/>
          <w:smallCaps w:val="0"/>
          <w:strike w:val="0"/>
          <w:color w:val="1a1a1a"/>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1#: Selection and characterization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0302734375" w:line="240" w:lineRule="auto"/>
        <w:ind w:left="0" w:right="43.698730468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of field sites.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Field investigations will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86328125" w:line="240" w:lineRule="auto"/>
        <w:ind w:left="0" w:right="99.4787597656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focus on 3-4 representative agricultural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45.69824218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sites located in the south of France,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45.4382324218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close</w:t>
      </w:r>
      <w:del w:author="Marie Charpentier" w:id="24" w:date="2026-01-13T03:50:31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delText xml:space="preserve">r</w:delText>
        </w:r>
      </w:de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to Montpellier. Sites will be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0" w:right="46.6394042968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selected based on their soil type (sandy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0" w:right="88.898925781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vs loamy) and the presence of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0" w:right="43.9392089843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underlying aquifers (alluvial vs karstic).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98876953125" w:line="240" w:lineRule="auto"/>
        <w:ind w:left="0" w:right="47.73925781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Regional soil characteristics will be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966796875" w:line="240" w:lineRule="auto"/>
        <w:ind w:left="0" w:right="46.4587402343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identified using data from the GIS Sol,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98876953125" w:line="240" w:lineRule="auto"/>
        <w:ind w:left="0" w:right="47.939453125" w:firstLine="0"/>
        <w:jc w:val="right"/>
        <w:rPr>
          <w:rFonts w:ascii="Calibri" w:cs="Calibri" w:eastAsia="Calibri" w:hAnsi="Calibri"/>
          <w:b w:val="0"/>
          <w:bCs w:val="0"/>
          <w:i w:val="0"/>
          <w:iCs w:val="0"/>
          <w:smallCaps w:val="0"/>
          <w:strike w:val="0"/>
          <w:color w:val="1a1a1a"/>
          <w:sz w:val="22"/>
          <w:szCs w:val="22"/>
          <w:u w:val="none"/>
          <w:shd w:fill="auto" w:val="clear"/>
          <w:vertAlign w:val="baseline"/>
        </w:rPr>
        <w:sectPr>
          <w:type w:val="continuous"/>
          <w:pgSz w:h="16840" w:w="11900" w:orient="portrait"/>
          <w:pgMar w:bottom="1010.5000305175781" w:top="710" w:left="1129.000015258789" w:right="1027.200927734375" w:header="0" w:footer="720"/>
          <w:cols w:equalWidth="0" w:num="1">
            <w:col w:space="0" w:w="9743.799057006836"/>
          </w:cols>
        </w:sect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Réseau de Mesures de la Qualité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98876953125" w:line="244.34666633605957" w:lineRule="auto"/>
        <w:ind w:left="0" w:right="0" w:firstLine="0"/>
        <w:jc w:val="left"/>
        <w:rPr>
          <w:rFonts w:ascii="Calibri" w:cs="Calibri" w:eastAsia="Calibri" w:hAnsi="Calibri"/>
          <w:b w:val="0"/>
          <w:bCs w:val="0"/>
          <w:i w:val="0"/>
          <w:iCs w:val="0"/>
          <w:smallCaps w:val="0"/>
          <w:strike w:val="0"/>
          <w:color w:val="808080"/>
          <w:sz w:val="18"/>
          <w:szCs w:val="18"/>
          <w:u w:val="none"/>
          <w:shd w:fill="auto" w:val="clear"/>
          <w:vertAlign w:val="baseline"/>
        </w:rPr>
      </w:pPr>
      <w:commentRangeStart w:id="28"/>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Map</w:t>
      </w:r>
      <w:commentRangeEnd w:id="28"/>
      <w:r w:rsidDel="00000000" w:rsidR="00000000" w:rsidRPr="00000000">
        <w:commentReference w:id="28"/>
      </w:r>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 1: Potential field experiment sites for infiltration studies in sandy, loamy,  and alluvial soils with focus in Camargue, Nimes and Châteaurenard, Southern  France, (BRGM 2020).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4183883666992"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sectPr>
          <w:type w:val="continuous"/>
          <w:pgSz w:h="16840" w:w="11900" w:orient="portrait"/>
          <w:pgMar w:bottom="1010.5000305175781" w:top="710" w:left="1258.6000061035156" w:right="1071.56005859375" w:header="0" w:footer="720"/>
          <w:cols w:equalWidth="0" w:num="2">
            <w:col w:space="0" w:w="4800"/>
            <w:col w:space="0" w:w="4800"/>
          </w:cols>
        </w:sect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des Sols (RMQS) which also indicates  how pesticides can persist in soils and  potentially affect soil biodiversity  (Froger et al., 2023). Finally, existing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134765625" w:line="245.35637855529785" w:lineRule="auto"/>
        <w:ind w:left="23.000030517578125" w:right="47.598876953125"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monitoring wells and piezometers will be identified for each site, essential to track subsurface transport and  persistence in groundwater over time.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4.26589965820312" w:lineRule="auto"/>
        <w:ind w:left="8.040008544921875" w:right="44.058837890625" w:hanging="2.20001220703125"/>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2#: Soil infiltration experiments and hydraulic characterization.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The investigations will be conducted  during two key periods (spring and autumn) using PVC infiltration rings (30-40cm in diameter) inserted  vertically into the soil to a shallow depth (</w:t>
      </w:r>
      <w:commentRangeStart w:id="29"/>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5cm)</w:t>
      </w:r>
      <w:commentRangeEnd w:id="29"/>
      <w:r w:rsidDel="00000000" w:rsidR="00000000" w:rsidRPr="00000000">
        <w:commentReference w:id="29"/>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thus confining the infiltration area and minimizing lateral  water losses. Water containing AZOX and conservative tracers (e.g., helium-3) will be applied inside the ring  under controlled conditions, either at a constant </w:t>
      </w:r>
      <w:commentRangeStart w:id="30"/>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head</w:t>
      </w:r>
      <w:commentRangeEnd w:id="30"/>
      <w:r w:rsidDel="00000000" w:rsidR="00000000" w:rsidRPr="00000000">
        <w:commentReference w:id="30"/>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or to a predefined water height. The decrease in water  level inside the ring will be measured at regular intervals until infiltration reaches near steady-state  conditions. The resulting time–water level data will be used to calculate infiltration rates and cumulative  infiltration. Soil hydraulic parameters, including saturated hydraulic conductivity, will be derived to enable  comparison between sites and evaluation of infiltration versus runoff potential.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67041015625" w:line="245.6289768218994" w:lineRule="auto"/>
        <w:ind w:left="16.399993896484375" w:right="50.72021484375" w:hanging="8.3599853515625"/>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3#: Soil core sampling.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At each site, 9-12 soil columns will be sampled at predefined depths of 0-10, 10- 30 to 30-50 cm. Samples will be used to determine vertical contaminant distribution, AZOX concentrations,  and sorption to soil and aquifer sediments.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9755859375" w:line="243.84183883666992" w:lineRule="auto"/>
        <w:ind w:left="16.180038452148438" w:right="43.677978515625" w:hanging="8.140029907226562"/>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4#: Data integration into model.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Together, accumulated data measurements will generate estimates of  infiltration rates and contaminant migration patterns, allowing identification of conditions favoring rapid  downward transport. These data will subsequently be incorporated into the model to support model  calibration and scenario developments </w:t>
      </w:r>
      <w:commentRangeStart w:id="31"/>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touched </w:t>
      </w:r>
      <w:commentRangeEnd w:id="31"/>
      <w:r w:rsidDel="00000000" w:rsidR="00000000" w:rsidRPr="00000000">
        <w:commentReference w:id="31"/>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on in WP5.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385925292969" w:line="243.8115119934082" w:lineRule="auto"/>
        <w:ind w:left="11.1199951171875" w:right="52.440185546875" w:hanging="1.100006103515625"/>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single"/>
          <w:shd w:fill="auto" w:val="clear"/>
          <w:vertAlign w:val="baseline"/>
          <w:rtl w:val="0"/>
        </w:rPr>
        <w:t xml:space="preserve">Work Package #3 - Hydrogeology:</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 Modeling of AZOX transport into subsoil and aquifer systems.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This part of the project aims to simulate the transport of AZOX and its metabolite from soil to  groundwater, to capture their transformation driven mobility while identifying the mechanisms controlling  contaminant migration in different hydrogeological conditions.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6608276367188" w:line="240" w:lineRule="auto"/>
        <w:ind w:left="0" w:right="95.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6 </w:t>
      </w:r>
    </w:p>
    <w:tbl>
      <w:tblPr>
        <w:tblStyle w:val="Table8"/>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7725677490234" w:lineRule="auto"/>
        <w:ind w:left="16.399993896484375" w:right="43.29833984375" w:hanging="8.3599853515625"/>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1#/ Root-zone flow and solute transport modeling: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Water flow and solute movement in the root zone,  including preferential flow and adsorption processes, will be simulated using the MACRO model (Holman et  al., 2004). Model inputs will include soil hydraulic properties obtained from WP4 and literature-derived  parameters for sorption and degradation for AZOX and AZOX-acid.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4609375" w:line="244.22043800354004" w:lineRule="auto"/>
        <w:ind w:left="8.040008544921875" w:right="46.19873046875" w:hanging="4.17999267578125"/>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2#: Groundwater transport modeling: W</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hile MODFLOW-MT3DMS will be employed to simulate  groundwater flow and the subsequent leaching of AZOX compounds into aquifers (Chowdury et al., 2023), MACRO outputs, including deep percolation fluxes and solute concentrations at the base of the root zone,  will serve as recharge and contaminant input for the groundwater model, allowing for a comprehensive  assessment of pesticide fate from the soil surface to groundwater. The model domains will represent site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1455078125" w:line="243.0845546722412" w:lineRule="auto"/>
        <w:ind w:left="15.29998779296875" w:right="47.81982421875" w:hanging="0.8800506591796875"/>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specific soil profiles and underlying aquifer systems, discretized into layers based on lithology and field  observations. Boundary conditions will include surface infiltration derived from field measurements and  lower boundary conditions reflecting groundwater levels.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12890625" w:line="243.9627170562744" w:lineRule="auto"/>
        <w:ind w:left="8.040008544921875" w:right="44.718017578125" w:hanging="2.4200439453125"/>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3#: Model calibration using environmental tracers: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Environmental tracer, helium-3, will be used to  constrain groundwater residence times and to calibrate transport models (Åkesson et al., 2014). Fracture  flow and pesticide transport parameters will be constrained using laboratory column data and field  measurements.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7685546875" w:line="244.2205810546875" w:lineRule="auto"/>
        <w:ind w:left="16.399993896484375" w:right="45.758056640625" w:hanging="8.3599853515625"/>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4#: Sensitivity analyses.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These will assess the influence of hydraulic head and fracture spacing on  pesticide migration. Simulations will evaluate how degradation rates, matrix flow, and groundwater recharge  interact to control downward transport. Transport simulations will explicitly account for lithological  heterogeneity, sorption behavior, and degradation processes (Gaus et al., 2004). Both AZOX and its AZOX acid will be tracked to capture transformation-driven mobility.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869140625" w:line="245.71967124938965" w:lineRule="auto"/>
        <w:ind w:left="23.000030517578125" w:right="44.718017578125" w:hanging="14.96002197265625"/>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5#: Scenario simulations and mapping: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Model outputs will thereafter be used to generate an extensive  pesticide-leaching map for both AZOX and AZOX acid.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5.35637855529785" w:lineRule="auto"/>
        <w:ind w:left="16.180038452148438" w:right="51.920166015625" w:hanging="8.140029907226562"/>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These works are part of the AWARE-Earth side of the project, they will be conducted by Santa Kamuti in  collaboration with UMR GSM.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502197265625" w:line="244.13606643676758" w:lineRule="auto"/>
        <w:ind w:left="11.1199951171875" w:right="44.598388671875" w:hanging="1.100006103515625"/>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single"/>
          <w:shd w:fill="auto" w:val="clear"/>
          <w:vertAlign w:val="baseline"/>
          <w:rtl w:val="0"/>
        </w:rPr>
        <w:t xml:space="preserve">Work package #4 – Bio-Health</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 Impact of perinatal AZOX exposure on mice brain and behavior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This work package is focused, first, on deciphering what are the behavioral consequences of an  environmentally relevant perinatal AZOX exposure on a mice </w:t>
      </w:r>
      <w:commentRangeStart w:id="32"/>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model</w:t>
      </w:r>
      <w:commentRangeEnd w:id="32"/>
      <w:r w:rsidDel="00000000" w:rsidR="00000000" w:rsidRPr="00000000">
        <w:commentReference w:id="32"/>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commentRangeStart w:id="33"/>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 other exposure models, AZOX was  shown to affect cortical neuron migration and to disturb mitochondrial functions (Kang et al., 2021) which  was shown to affect synaptogenesis (Zehnder et al., 2021). Many pesticides are known to induce  neuroinflammation which is deleterious for proper brain development (Rock et al., 2018). </w:t>
      </w:r>
      <w:commentRangeEnd w:id="33"/>
      <w:r w:rsidDel="00000000" w:rsidR="00000000" w:rsidRPr="00000000">
        <w:commentReference w:id="33"/>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Hence, the second  goal of this work package is to determine what is impact of perinatal AZOX exposure on cortical neuron  migration, synaptogenesis and neuroinflammation at the juvenile and adult stage.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87744140625" w:line="243.99893760681152" w:lineRule="auto"/>
        <w:ind w:left="8.040008544921875" w:right="44.837646484375" w:firstLine="0"/>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#1: mice exposure to AZOX.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Experiments will be conducted on C57Bl/6J male and female mice </w:t>
      </w:r>
      <w:commentRangeStart w:id="34"/>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with an  ideal </w:t>
      </w:r>
      <w:commentRangeEnd w:id="34"/>
      <w:r w:rsidDel="00000000" w:rsidR="00000000" w:rsidRPr="00000000">
        <w:commentReference w:id="34"/>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of 10 mice per group. Because of the low hydrosolubility of AZOX, exposure of the mice will be made  through food. Control mice will be fed a standard diet while exposed mice will be fed a standard diet  supplemented with 12 mg/kg of AZOX, representing an exposure to 2mg/kg/d for a m</w:t>
      </w:r>
      <w:ins w:author="Marie Charpentier" w:id="25" w:date="2026-01-13T04:03:12Z">
        <w:r w:rsidDel="00000000" w:rsidR="00000000" w:rsidRPr="00000000">
          <w:rPr>
            <w:rFonts w:ascii="Calibri" w:cs="Calibri" w:eastAsia="Calibri" w:hAnsi="Calibri"/>
            <w:color w:val="1a1a1a"/>
            <w:rtl w:val="0"/>
            <w:rPrChange w:author="Marie Charpentier" w:id="26" w:date="2026-01-13T04:03:12Z">
              <w:rPr>
                <w:rFonts w:ascii="Calibri" w:cs="Calibri" w:eastAsia="Calibri" w:hAnsi="Calibri"/>
                <w:b w:val="0"/>
                <w:bCs w:val="0"/>
                <w:i w:val="0"/>
                <w:iCs w:val="0"/>
                <w:smallCaps w:val="0"/>
                <w:strike w:val="0"/>
                <w:color w:val="1a1a1a"/>
                <w:sz w:val="22"/>
                <w:szCs w:val="22"/>
                <w:u w:val="none"/>
                <w:shd w:fill="auto" w:val="clear"/>
                <w:vertAlign w:val="baseline"/>
              </w:rPr>
            </w:rPrChange>
          </w:rPr>
          <w:t xml:space="preserve">ous</w:t>
        </w:r>
      </w:ins>
      <w:del w:author="Marie Charpentier" w:id="25" w:date="2026-01-13T04:03:12Z">
        <w:r w:rsidDel="00000000" w:rsidR="00000000" w:rsidRPr="00000000">
          <w:rPr>
            <w:rFonts w:ascii="Calibri" w:cs="Calibri" w:eastAsia="Calibri" w:hAnsi="Calibri"/>
            <w:color w:val="1a1a1a"/>
            <w:rtl w:val="0"/>
            <w:rPrChange w:author="Marie Charpentier" w:id="26" w:date="2026-01-13T04:03:12Z">
              <w:rPr>
                <w:rFonts w:ascii="Calibri" w:cs="Calibri" w:eastAsia="Calibri" w:hAnsi="Calibri"/>
                <w:b w:val="0"/>
                <w:bCs w:val="0"/>
                <w:i w:val="0"/>
                <w:iCs w:val="0"/>
                <w:smallCaps w:val="0"/>
                <w:strike w:val="0"/>
                <w:color w:val="1a1a1a"/>
                <w:sz w:val="22"/>
                <w:szCs w:val="22"/>
                <w:u w:val="none"/>
                <w:shd w:fill="auto" w:val="clear"/>
                <w:vertAlign w:val="baseline"/>
              </w:rPr>
            </w:rPrChange>
          </w:rPr>
          <w:delText xml:space="preserve">i</w:delTex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delText xml:space="preserve">c</w:delText>
        </w:r>
      </w:de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 of 30g eating 5g of  food per day. This has been shown to be environmentally relevant considering approximative </w:t>
      </w:r>
      <w:commentRangeStart w:id="35"/>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human </w:t>
      </w:r>
      <w:commentRangeEnd w:id="35"/>
      <w:r w:rsidDel="00000000" w:rsidR="00000000" w:rsidRPr="00000000">
        <w:commentReference w:id="35"/>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daily  exposure in the USA (Hu et al., 2022). Mice will be exposed throughout gestation and lactation until weaning.  </w:t>
      </w: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#2: Behavioral assessment.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Behavioral assessment of juveniles will be made from post-natal day 3 to 24  (P3 to P24) by adapting a protocol designed by Vignon et al. (2025) to evaluate developmental consequences  of the exposure. The development of sensory organs will </w:t>
      </w:r>
      <w:ins w:author="Marie Charpentier" w:id="27" w:date="2026-01-13T04:04:05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be </w:t>
        </w:r>
      </w:i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made through assessment of ear development,  eyelids opening and acoustic startle reflex from P3 to P16 . Motor functions will be assessed using the righting  reflex, negative geotaxis reflex and the ambulation test from P4 to P17 every two days. Social behavior will  be evaluated by assessing olfactory preference at P17 and P21 and direct social interaction at P24. Behavioral  assessment at the adult stage will be performed from P80 to P90 to evaluate long-term consequences of the  exposure. Locomotor functions will be assessed with the OpenField test at P80 and Rotarod at P81. At P83  Stereotypic behaviors will be evaluated by marble burying test as described by Thomas et al. (2009), and Y  maze test as described by Vignon et al. (2025). Anxiety-like behavior and risk taking will be assessed with  Novelty-suppressed feeding test and Elevated-Plus Maze test at P84 and P86. Finally, from P88 to P90 Social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426879882812" w:line="240" w:lineRule="auto"/>
        <w:ind w:left="0" w:right="95.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7 </w:t>
      </w:r>
    </w:p>
    <w:tbl>
      <w:tblPr>
        <w:tblStyle w:val="Table9"/>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16.399993896484375" w:right="50.042724609375" w:firstLine="6.60003662109375"/>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behavior will be assessed by looking at direct social interaction and social novelty preference with a protocol  adapted from the one described Gazard, et al. (2025).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779296875" w:line="245.35637855529785" w:lineRule="auto"/>
        <w:ind w:left="10.019989013671875" w:right="48.82080078125" w:hanging="1.97998046875"/>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#3: Statistical analysis.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Statistical analyses of behavioral parameters will be done by performing Student  t-tests to compare each variable between exposed and unexposed mice.  </w:t>
      </w:r>
      <w:ins w:author="Mathieu Sicard" w:id="28" w:date="2026-01-21T07:35:55Z">
        <w:r w:rsidDel="00000000" w:rsidR="00000000" w:rsidRPr="00000000">
          <w:drawing>
            <wp:anchor allowOverlap="1" behindDoc="0" distB="19050" distT="19050" distL="19050" distR="19050" hidden="0" layoutInCell="1" locked="0" relativeHeight="0" simplePos="0">
              <wp:simplePos x="0" y="0"/>
              <wp:positionH relativeFrom="column">
                <wp:posOffset>-19049</wp:posOffset>
              </wp:positionH>
              <wp:positionV relativeFrom="paragraph">
                <wp:posOffset>336550</wp:posOffset>
              </wp:positionV>
              <wp:extent cx="4027805" cy="2239645"/>
              <wp:effectExtent b="0" l="0" r="0" t="0"/>
              <wp:wrapSquare wrapText="right" distB="19050" distT="19050" distL="19050" distR="1905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27805" cy="2239645"/>
                      </a:xfrm>
                      <a:prstGeom prst="rect"/>
                      <a:ln/>
                    </pic:spPr>
                  </pic:pic>
                </a:graphicData>
              </a:graphic>
            </wp:anchor>
          </w:drawing>
        </w:r>
      </w:ins>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609375" w:line="240" w:lineRule="auto"/>
        <w:ind w:left="0" w:right="46.7590332031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#4: Study of cortical neurons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46.3183593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migration.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 mice cohort will be  </w:t>
      </w:r>
      <w:del w:author="Mathieu Sicard" w:id="28" w:date="2026-01-21T07:35:55Z">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24892</wp:posOffset>
              </wp:positionV>
              <wp:extent cx="4027805" cy="2239645"/>
              <wp:effectExtent b="0" l="0" r="0" t="0"/>
              <wp:wrapSquare wrapText="right" distB="19050" distT="19050" distL="19050" distR="1905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27805" cy="2239645"/>
                      </a:xfrm>
                      <a:prstGeom prst="rect"/>
                      <a:ln/>
                    </pic:spPr>
                  </pic:pic>
                </a:graphicData>
              </a:graphic>
            </wp:anchor>
          </w:drawing>
        </w:r>
      </w:del>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44.958496093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added with an exposed and an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0" w:right="43.8183593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unexposed group. At E15, pregnant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46.09863281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mice will be anesthetized and 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1083984375" w:line="240" w:lineRule="auto"/>
        <w:ind w:left="0" w:right="46.838378906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GFP-plasmid </w:t>
      </w:r>
      <w:commentRangeStart w:id="36"/>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will be electroporated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45.4394531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 embryos lateral ventricles in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498046875" w:line="240" w:lineRule="auto"/>
        <w:ind w:left="0" w:right="46.09863281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order to stain cortical neurons. At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47.199707031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P0 pups will be sacrificed</w:t>
      </w:r>
      <w:commentRangeEnd w:id="36"/>
      <w:r w:rsidDel="00000000" w:rsidR="00000000" w:rsidRPr="00000000">
        <w:commentReference w:id="36"/>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Coronal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45.2185058593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brain sections will be imaged with 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0302734375" w:line="240" w:lineRule="auto"/>
        <w:ind w:left="0" w:right="45.65917968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confocal microscope to assess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986328125" w:line="240" w:lineRule="auto"/>
        <w:ind w:left="0" w:right="45.258789062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cortical neurons migration as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444.959716796875" w:firstLine="0"/>
        <w:jc w:val="righ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described by Kang et al. (2021).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100.439453125" w:firstLine="0"/>
        <w:jc w:val="right"/>
        <w:rPr>
          <w:rFonts w:ascii="Calibri" w:cs="Calibri" w:eastAsia="Calibri" w:hAnsi="Calibri"/>
          <w:b w:val="0"/>
          <w:bCs w:val="0"/>
          <w:i w:val="0"/>
          <w:iCs w:val="0"/>
          <w:smallCaps w:val="0"/>
          <w:strike w:val="0"/>
          <w:color w:val="1a1a1a"/>
          <w:sz w:val="22"/>
          <w:szCs w:val="22"/>
          <w:u w:val="single"/>
          <w:shd w:fill="auto" w:val="clear"/>
          <w:vertAlign w:val="baseline"/>
        </w:rPr>
        <w:sectPr>
          <w:type w:val="continuous"/>
          <w:pgSz w:h="16840" w:w="11900" w:orient="portrait"/>
          <w:pgMar w:bottom="1010.5000305175781" w:top="710" w:left="1129.000015258789" w:right="1027.200927734375" w:header="0" w:footer="720"/>
          <w:cols w:equalWidth="0" w:num="1">
            <w:col w:space="0" w:w="9743.799057006836"/>
          </w:cols>
        </w:sect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#5: Study of synaptogenesis.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60498046875" w:line="244.34666633605957" w:lineRule="auto"/>
        <w:ind w:left="0" w:right="0" w:firstLine="0"/>
        <w:jc w:val="left"/>
        <w:rPr>
          <w:rFonts w:ascii="Calibri" w:cs="Calibri" w:eastAsia="Calibri" w:hAnsi="Calibri"/>
          <w:b w:val="0"/>
          <w:bCs w:val="0"/>
          <w:i w:val="0"/>
          <w:iCs w:val="0"/>
          <w:smallCaps w:val="0"/>
          <w:strike w:val="0"/>
          <w:color w:val="808080"/>
          <w:sz w:val="18"/>
          <w:szCs w:val="18"/>
          <w:u w:val="none"/>
          <w:shd w:fill="auto" w:val="clear"/>
          <w:vertAlign w:val="baseline"/>
        </w:rPr>
      </w:pPr>
      <w:commentRangeStart w:id="37"/>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Figure 2:</w:t>
      </w:r>
      <w:commentRangeEnd w:id="37"/>
      <w:r w:rsidDel="00000000" w:rsidR="00000000" w:rsidRPr="00000000">
        <w:commentReference w:id="37"/>
      </w:r>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 Multiscale framework to assess the </w:t>
      </w:r>
      <w:commentRangeStart w:id="38"/>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impacts</w:t>
      </w:r>
      <w:commentRangeEnd w:id="38"/>
      <w:r w:rsidDel="00000000" w:rsidR="00000000" w:rsidRPr="00000000">
        <w:commentReference w:id="38"/>
      </w:r>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 of azoxystrobin (AZOX)  on plant, environmental and human health.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5637855529785"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sectPr>
          <w:type w:val="continuous"/>
          <w:pgSz w:h="16840" w:w="11900" w:orient="portrait"/>
          <w:pgMar w:bottom="1010.5000305175781" w:top="710" w:left="1448.4201049804688" w:right="1073.1201171875" w:header="0" w:footer="720"/>
          <w:cols w:equalWidth="0" w:num="2">
            <w:col w:space="0" w:w="4700"/>
            <w:col w:space="0" w:w="4700"/>
          </w:cols>
        </w:sect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Histological analyses of brain  tissues from exposed and unexposed  mice will be performed at P20 and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2197265625" w:line="244.6596336364746" w:lineRule="auto"/>
        <w:ind w:left="8.040008544921875" w:right="44.698486328125" w:firstLine="16.94000244140625"/>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P90 to investigate synapse formation in the cortex. Immunohistochemistry of coronal brain sections will be  made using anti-VgluT1 and anti-PSD95 antibodies to target excitatory synapses. Images of </w:t>
      </w:r>
      <w:ins w:author="Marie Charpentier" w:id="29" w:date="2026-01-13T04:07:13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w:t>
        </w:r>
      </w:i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brain cortex will  be acquired with a confocal microscope and the analysis will be made as described by Zehnder et al. (2021).  </w:t>
      </w: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#6: Study of neuroinflammation.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Immunohistochemistry will be performed on coronal brain sections  collected at P20 and P90. Microglial markers will be used to assess neuroinflammation (IBA1, TMEM119,  CD68). Images of </w:t>
      </w:r>
      <w:ins w:author="Marie Charpentier" w:id="30" w:date="2026-01-13T04:07:40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w:t>
        </w:r>
      </w:i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cerebral cortex will be acquired with a</w:t>
      </w:r>
      <w:del w:author="Marie Charpentier" w:id="31" w:date="2026-01-13T04:07:43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delText xml:space="preserve">n</w:delText>
        </w:r>
      </w:de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microscope and fluorescence intensity of each  image</w:t>
      </w:r>
      <w:del w:author="Marie Charpentier" w:id="32" w:date="2026-01-13T04:07:46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delText xml:space="preserve">s</w:delText>
        </w:r>
      </w:de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will be analyzed as a proxy of expression of the microglial markers.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8623046875" w:line="245.35637855529785" w:lineRule="auto"/>
        <w:ind w:left="10.019989013671875" w:right="50.482177734375" w:firstLine="14.96002197265625"/>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Regarding ethical concerns, all experiments will be conducted in accordance with European Communities  Council Directive 2010/63/EU. No experimental procedures will be performed without prior approval from  the French National Ethic Committee for Animal Experimentation.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02197265625" w:line="240.81273078918457" w:lineRule="auto"/>
        <w:ind w:left="16.839981079101562" w:right="43.93798828125" w:hanging="8.799972534179688"/>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This work will result in a peer-reviewed article presenting the ability of AZOX to induce long-lasting  developmental defects in mammals</w:t>
      </w:r>
      <w:ins w:author="Marie Charpentier" w:id="33" w:date="2026-01-13T04:08:08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i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52587890625" w:line="240" w:lineRule="auto"/>
        <w:ind w:left="8.040008544921875"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This work is part of the Bio-Health side of the project and will be carried out by Sarah Mossire.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602783203125" w:line="245.35637855529785" w:lineRule="auto"/>
        <w:ind w:left="14.640045166015625" w:right="55.858154296875" w:hanging="3.520050048828125"/>
        <w:jc w:val="left"/>
        <w:rPr>
          <w:rFonts w:ascii="Calibri" w:cs="Calibri" w:eastAsia="Calibri" w:hAnsi="Calibri"/>
          <w:b w:val="1"/>
          <w:bCs w:val="1"/>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single"/>
          <w:shd w:fill="auto" w:val="clear"/>
          <w:vertAlign w:val="baseline"/>
          <w:rtl w:val="0"/>
        </w:rPr>
        <w:t xml:space="preserve">Work package #5 – Bio-Health</w:t>
      </w: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 A</w:t>
      </w:r>
      <w:commentRangeStart w:id="39"/>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ssociation between AZOX exposure of French pregnant women and  developmental and behavioral deficits in children </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609375" w:line="243.84183883666992" w:lineRule="auto"/>
        <w:ind w:left="10.460052490234375" w:right="46.859130859375" w:firstLine="708.0800628662109"/>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 this date there is no study evaluating the impact of AZOX exposure during pregnancy on children  development in France. Hence, the goal is to investigate if AZOX exposure during pregnancy is a risk factor  for the appearance of neurodevelopmental and behavioral disorders in children. This question will be  addressed in the context of a partnership with the ELFE cohort.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843994140625" w:line="243.0845546722412" w:lineRule="auto"/>
        <w:ind w:left="16.839981079101562" w:right="47.718505859375" w:hanging="8.799972534179688"/>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#1 : Data collection.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 assess AZOX exposure during pregnancy, results of AZOX dosage in the hair of  pregnant women done in the context of the ELFE cohort (Béranger, et al., 2018) will be reused. To assess developmental and behavioral deficits in children, we will use data collected by different questionnaires in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43408203125" w:line="243.91757011413574" w:lineRule="auto"/>
        <w:ind w:left="8.040008544921875" w:right="47.080078125" w:firstLine="1.97998046875"/>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context of the ELFE cohort assessing the psychomotor development of children aged 2 to 10 years old.  </w:t>
      </w:r>
      <w:r w:rsidDel="00000000" w:rsidR="00000000" w:rsidRPr="00000000">
        <w:rPr>
          <w:rFonts w:ascii="Calibri" w:cs="Calibri" w:eastAsia="Calibri" w:hAnsi="Calibri"/>
          <w:b w:val="0"/>
          <w:bCs w:val="0"/>
          <w:i w:val="0"/>
          <w:iCs w:val="0"/>
          <w:smallCaps w:val="0"/>
          <w:strike w:val="0"/>
          <w:color w:val="1a1a1a"/>
          <w:sz w:val="22"/>
          <w:szCs w:val="22"/>
          <w:u w:val="single"/>
          <w:shd w:fill="auto" w:val="clear"/>
          <w:vertAlign w:val="baseline"/>
          <w:rtl w:val="0"/>
        </w:rPr>
        <w:t xml:space="preserve">Task #2 : Correlation study.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Prior to statistical analysis, a directed acyclic graph will be constructed based on  the dataset, to identify any confounders (Textor et al., 2016). Then, multiple linear regression models, taking  into account the previously identified confounders, will be designed to assess the correlation between AZOX  exposure during pregnancy and developmental and behavioral deficits in children. Approval from the CERES (Comité d’expertise pour les recherches, les études et les évaluations dans le  domaine de la santé), the CNIL (Commission National de l’Information et des Libertés) and the CPP (Comité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6888427734375" w:line="240" w:lineRule="auto"/>
        <w:ind w:left="0" w:right="95.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8 </w:t>
      </w:r>
    </w:p>
    <w:tbl>
      <w:tblPr>
        <w:tblStyle w:val="Table10"/>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5954780578613" w:lineRule="auto"/>
        <w:ind w:left="8.040008544921875" w:right="43.878173828125" w:firstLine="8.799972534179688"/>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 Protections des Personnes) will be obtained prior to the project. Data shared by the ELFE cohort will be  used in accordance to their </w:t>
      </w:r>
      <w:ins w:author="Marie Charpentier" w:id="34" w:date="2026-01-13T04:09:33Z">
        <w:r w:rsidDel="00000000" w:rsidR="00000000" w:rsidRPr="00000000">
          <w:rPr>
            <w:rFonts w:ascii="Calibri" w:cs="Calibri" w:eastAsia="Calibri" w:hAnsi="Calibri"/>
            <w:color w:val="1a1a1a"/>
            <w:rtl w:val="0"/>
            <w:rPrChange w:author="Marie Charpentier" w:id="35" w:date="2026-01-13T04:09:33Z">
              <w:rPr>
                <w:rFonts w:ascii="Calibri" w:cs="Calibri" w:eastAsia="Calibri" w:hAnsi="Calibri"/>
                <w:b w:val="0"/>
                <w:bCs w:val="0"/>
                <w:i w:val="0"/>
                <w:iCs w:val="0"/>
                <w:smallCaps w:val="0"/>
                <w:strike w:val="0"/>
                <w:color w:val="1a1a1a"/>
                <w:sz w:val="22"/>
                <w:szCs w:val="22"/>
                <w:u w:val="none"/>
                <w:shd w:fill="auto" w:val="clear"/>
                <w:vertAlign w:val="baseline"/>
              </w:rPr>
            </w:rPrChange>
          </w:rPr>
          <w:t xml:space="preserve">“</w:t>
        </w:r>
      </w:i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chart</w:t>
      </w:r>
      <w:del w:author="Marie Charpentier" w:id="36" w:date="2026-01-13T04:09:29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delText xml:space="preserve">r</w:delText>
        </w:r>
      </w:de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 de protection des données</w:t>
      </w:r>
      <w:ins w:author="Marie Charpentier" w:id="37" w:date="2026-01-13T04:09:36Z">
        <w:r w:rsidDel="00000000" w:rsidR="00000000" w:rsidRPr="00000000">
          <w:rPr>
            <w:rFonts w:ascii="Calibri" w:cs="Calibri" w:eastAsia="Calibri" w:hAnsi="Calibri"/>
            <w:color w:val="1a1a1a"/>
            <w:rtl w:val="0"/>
            <w:rPrChange w:author="Marie Charpentier" w:id="38" w:date="2026-01-13T04:09:36Z">
              <w:rPr>
                <w:rFonts w:ascii="Calibri" w:cs="Calibri" w:eastAsia="Calibri" w:hAnsi="Calibri"/>
                <w:b w:val="0"/>
                <w:bCs w:val="0"/>
                <w:i w:val="0"/>
                <w:iCs w:val="0"/>
                <w:smallCaps w:val="0"/>
                <w:strike w:val="0"/>
                <w:color w:val="1a1a1a"/>
                <w:sz w:val="22"/>
                <w:szCs w:val="22"/>
                <w:u w:val="none"/>
                <w:shd w:fill="auto" w:val="clear"/>
                <w:vertAlign w:val="baseline"/>
              </w:rPr>
            </w:rPrChange>
          </w:rPr>
          <w:t xml:space="preserve">”</w:t>
        </w:r>
      </w:i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Furthermore, the participants of the ELFE  cohort will be informed of this project and </w:t>
      </w:r>
      <w:ins w:author="Marie Charpentier" w:id="39" w:date="2026-01-13T04:09:43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will </w:t>
        </w:r>
      </w:i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have the right to retract from the study. This work will result in a peer-reviewed article sharing the risk that represents an early-life AZOX exposure for  children neurodevelopment allowing then to start a debate on regulations of AZOX usage if needed. This work is part of the Bio-Health side of the project and will be carried out by Sarah Mossire in collaboration  with the ELFE cohort.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92578125" w:line="240" w:lineRule="auto"/>
        <w:ind w:left="384.98008728027344" w:right="0" w:firstLine="0"/>
        <w:jc w:val="left"/>
        <w:rPr>
          <w:rFonts w:ascii="Calibri" w:cs="Calibri" w:eastAsia="Calibri" w:hAnsi="Calibri"/>
          <w:b w:val="0"/>
          <w:bCs w:val="0"/>
          <w:i w:val="0"/>
          <w:iCs w:val="0"/>
          <w:smallCaps w:val="0"/>
          <w:strike w:val="0"/>
          <w:color w:val="2e74b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22"/>
          <w:szCs w:val="22"/>
          <w:u w:val="none"/>
          <w:shd w:fill="auto" w:val="clear"/>
          <w:vertAlign w:val="baseline"/>
          <w:rtl w:val="0"/>
        </w:rPr>
        <w:t xml:space="preserve">IV. Expected results </w:t>
      </w:r>
      <w:commentRangeStart w:id="40"/>
      <w:r w:rsidDel="00000000" w:rsidR="00000000" w:rsidRPr="00000000">
        <w:rPr>
          <w:rFonts w:ascii="Calibri" w:cs="Calibri" w:eastAsia="Calibri" w:hAnsi="Calibri"/>
          <w:b w:val="0"/>
          <w:bCs w:val="0"/>
          <w:i w:val="0"/>
          <w:iCs w:val="0"/>
          <w:smallCaps w:val="0"/>
          <w:strike w:val="0"/>
          <w:color w:val="2e74b5"/>
          <w:sz w:val="22"/>
          <w:szCs w:val="22"/>
          <w:u w:val="none"/>
          <w:shd w:fill="auto" w:val="clear"/>
          <w:vertAlign w:val="baseline"/>
          <w:rtl w:val="0"/>
        </w:rPr>
        <w:t xml:space="preserve">and risks </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61083984375" w:line="243.91247749328613" w:lineRule="auto"/>
        <w:ind w:left="12.220001220703125" w:right="44.298095703125" w:firstLine="711.3800811767578"/>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Work package #1 is expected to generate novel insights into how azoxystrobin application reshapes  rice-associated microbial communities and their functional potential across soil, rhizosphere, and  phyllosphere compartments. Building on current evidence that azoxystrobin residues can alter microbial  diversity, enzymatic activity, and plant-microbe interactions in agricultural soils and on plant surfaces  (Adetutu et al., 2008; Lu et al., 2019; Sun et al., 2023), this work package is expected to provide a  comprehensive, compartment-resolved assessment of AZOX impacts on rice-associated microbial  communities. We anticipate that AZOX application will induce measurable shifts in taxonomic composition  and functional potential of bulk soil, rhizosphere, and phyllosphere microbiota, including a reduction in fungal  diversity and functional redundancy, as well as the selective enrichment of bacterial taxa tolerant to  strobilurin pressure. Functional metagenomic analyses are expected to reveal AZOX-driven alterations in  metabolic pathways related to energy metabolism, carbohydrate processing, xenobiotic degradation, and  plant-microbe signaling, thereby linking community restructuring to ecosystem functioning. In contrast,  biocontrol agent treatments are expected to maintain or restore microbial diversity and functional profiles  closer to untreated controls, highlighting their potential to mitigate fungicide-induced ecological disruption.  By directly comparing chemical fungicide and biocontrol strategies under realistic field conditions, this work  will generate original insights into how disease management practices shape crop-associated microbiomes  and influence plant health. These results will contribute to a more mechanistic understanding of fungicide microbiome-plant interactions and provide a scientific basis for developing more sustainable plant protection  strategies that preserve soil biodiversity and agroecosystem resilience.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34619140625" w:line="244.29619789123535" w:lineRule="auto"/>
        <w:ind w:left="10.019989013671875" w:right="44.4580078125" w:firstLine="713.580093383789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package #2 is expected to firstly identify the soil–aquifer configurations and recharge  conditions that favor downward migration of AZOX-acid over the parent compound, building on soil column  evidence showing strong AZOX retention and enhanced metabolite mobility (Ghosh et al., 2009). We  anticipate that low-organic-matter soils with high hydraulic connectivity, particularly over karstic aquifers,  will promote deeper contaminant transfer compared to finer-textured soils over alluvial systems. The work  package is also expected to reveal infiltration regimes in which short, intense recharge events  disproportionately enhance deep transport, highlighting periods of elevated groundwater vulnerability not  captured by average annual leaching estimates (Hetrick et al., 1996; Jørgensen et al., 2012). By integrating  tracer-based residence times with vertical concentration profiles, work package #2 will distinguish slow  diffusive transport from rapid preferential flow and classify soils according to their capacity to retain or  transmit AZOX-derived compounds. Overall, the work will produce field-validated indicators linking soil  properties and aquifer type to pesticide breakthrough risk, providing the foundation for predictive modeling  and regional extrapolation in work package #3 and work package #5.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18994140625" w:line="244.27722930908203" w:lineRule="auto"/>
        <w:ind w:left="10.019989013671875" w:right="43.779296875" w:firstLine="713.580093383789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package #3 is expected to provide a predictive framework capturing AZOX and AZOX-acid  transfer from soils to groundwater, overcoming limitations of conventional models that assume  homogeneous subsurface systems (Jarvis et al., 1995; Zheng et al., 1999). This package will portray the bridge  between plant health and human health by quantifying how agricultural fungicide use can translate into  groundwater contamination and potential downstream exposure. The model simulations are anticipated to  reveal non-linear relationships between recharge intensity, degradation kinetics, and metabolite  accumulation, showing conditions under which AZOX-acid persists in groundwater despite strong sorption of  the parent compound. Using environmental tracers to constrain simulations will reduce uncertainty in  groundwater residence times and contaminant attenuation, improving long-term exposure assessments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914184570312" w:line="240" w:lineRule="auto"/>
        <w:ind w:left="0" w:right="95.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9 </w:t>
      </w:r>
    </w:p>
    <w:tbl>
      <w:tblPr>
        <w:tblStyle w:val="Table11"/>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1113243103027" w:lineRule="auto"/>
        <w:ind w:left="10.460052490234375" w:right="49.91943359375" w:firstLine="10.33996582031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(Åkesson et al., 2014). The differences between alluvial and karstic aquifers are expected to show us how  hydrogeological context controls pesticide persistence in subsoils. Overall, work package #3 will translate  field observations into spatially explicit predictions, supporting groundwater vulnerability mapping and  scenario-based assessments in WP5, and providing a basis for evaluating exposure pathways and their  implications for human and ecological health (Béranger et al., 2018; Hu et al., 2022).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7861328125" w:line="244.05255317687988" w:lineRule="auto"/>
        <w:ind w:left="2.0999908447265625" w:right="43.638916015625" w:firstLine="716.4401245117188"/>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work package #4 will first allow to determine if a perinatal exposure to approximately 2mg/kg/d  of AZOX induces behavioral alterations in mice. As behavioral alterations have been reported on zebrafish  exposed to AZOX (Guo et al., 2024) </w:t>
      </w:r>
      <w:commentRangeStart w:id="41"/>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and it has been demonstrated tha</w:t>
      </w:r>
      <w:commentRangeEnd w:id="41"/>
      <w:r w:rsidDel="00000000" w:rsidR="00000000" w:rsidRPr="00000000">
        <w:commentReference w:id="41"/>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 AZOX can impair some steps of  neurodevelopment in mice (Kang et al., 2021), we expect to observe behavioral alterations in our model.  Considering the type of behavioral and brain alteration</w:t>
      </w:r>
      <w:ins w:author="Marie Charpentier" w:id="40" w:date="2026-01-13T04:13:51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w:t>
        </w:r>
      </w:i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previously observed (Guo et al., 2024; Kang et al.,  2021), we expect to observe an increase in locomotor activity and appearance of anxiety-like behavior. In  rodents, an increased locomotor activity can be associated to </w:t>
      </w:r>
      <w:commentRangeStart w:id="42"/>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ADHD-like</w:t>
      </w:r>
      <w:commentRangeEnd w:id="42"/>
      <w:r w:rsidDel="00000000" w:rsidR="00000000" w:rsidRPr="00000000">
        <w:commentReference w:id="42"/>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phenotype (Vignon et al., 2025).  Hence, we might expect </w:t>
      </w:r>
      <w:del w:author="Marie Charpentier" w:id="41" w:date="2026-01-13T04:14:25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delText xml:space="preserve">to </w:delText>
        </w:r>
      </w:de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this </w:t>
      </w:r>
      <w:ins w:author="Marie Charpentier" w:id="42" w:date="2026-01-13T04:14:27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to </w:t>
        </w:r>
      </w:i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other associated characteristics such as an altered risk taking behavior and  maybe decreased quantity of social interactions. The second goal of work package #1 is to investigate the  impact of early-life AZOX exposure on cortical neuron migration, synaptogenesis and neuroinflammation. As  previous stud</w:t>
      </w:r>
      <w:ins w:author="Marie Charpentier" w:id="43" w:date="2026-01-13T04:14:53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ies</w:t>
        </w:r>
      </w:ins>
      <w:del w:author="Marie Charpentier" w:id="43" w:date="2026-01-13T04:14:53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delText xml:space="preserve">y</w:delText>
        </w:r>
      </w:de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ins w:author="Marie Charpentier" w:id="44" w:date="2026-01-13T04:14:58Z">
        <w:r w:rsidDel="00000000" w:rsidR="00000000" w:rsidRPr="00000000">
          <w:rPr>
            <w:rFonts w:ascii="Calibri" w:cs="Calibri" w:eastAsia="Calibri" w:hAnsi="Calibri"/>
            <w:color w:val="1a1a1a"/>
            <w:rtl w:val="0"/>
            <w:rPrChange w:author="Marie Charpentier" w:id="45" w:date="2026-01-13T04:14:58Z">
              <w:rPr>
                <w:rFonts w:ascii="Calibri" w:cs="Calibri" w:eastAsia="Calibri" w:hAnsi="Calibri"/>
                <w:b w:val="0"/>
                <w:bCs w:val="0"/>
                <w:i w:val="0"/>
                <w:iCs w:val="0"/>
                <w:smallCaps w:val="0"/>
                <w:strike w:val="0"/>
                <w:color w:val="1a1a1a"/>
                <w:sz w:val="22"/>
                <w:szCs w:val="22"/>
                <w:u w:val="none"/>
                <w:shd w:fill="auto" w:val="clear"/>
                <w:vertAlign w:val="baseline"/>
              </w:rPr>
            </w:rPrChange>
          </w:rPr>
          <w:t xml:space="preserve">showed </w:t>
        </w:r>
      </w:ins>
      <w:del w:author="Marie Charpentier" w:id="44" w:date="2026-01-13T04:14:58Z">
        <w:r w:rsidDel="00000000" w:rsidR="00000000" w:rsidRPr="00000000">
          <w:rPr>
            <w:rFonts w:ascii="Calibri" w:cs="Calibri" w:eastAsia="Calibri" w:hAnsi="Calibri"/>
            <w:color w:val="1a1a1a"/>
            <w:rtl w:val="0"/>
            <w:rPrChange w:author="Marie Charpentier" w:id="45" w:date="2026-01-13T04:14:58Z">
              <w:rPr>
                <w:rFonts w:ascii="Calibri" w:cs="Calibri" w:eastAsia="Calibri" w:hAnsi="Calibri"/>
                <w:b w:val="0"/>
                <w:bCs w:val="0"/>
                <w:i w:val="0"/>
                <w:iCs w:val="0"/>
                <w:smallCaps w:val="0"/>
                <w:strike w:val="0"/>
                <w:color w:val="1a1a1a"/>
                <w:sz w:val="22"/>
                <w:szCs w:val="22"/>
                <w:u w:val="none"/>
                <w:shd w:fill="auto" w:val="clear"/>
                <w:vertAlign w:val="baseline"/>
              </w:rPr>
            </w:rPrChange>
          </w:rPr>
          <w:delText xml:space="preserve">have found </w:delText>
        </w:r>
      </w:de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that pre-natal AZOX exposure induce</w:t>
      </w:r>
      <w:ins w:author="Marie Charpentier" w:id="46" w:date="2026-01-13T04:15:04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w:t>
        </w:r>
      </w:i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a delayed cortical neuron migration (Kang et  al., 2021), we expect to observe similar results in our project. It has been shown that AZOX impairs  mitochondria biogenesis (Kang et al., 2021) which is known to alter synaptogenesis (Zehnder et al., 2021).  Hence, in our project we expect to find altered number of synapses in the exposed mice group at least at the  juvenile stage. Neuroinflammation is one of the mechanisms being induced by pesticides and other  environmental pollutants and is known to be detrimental to the developing nervous system (Rock et al.,  2016). Even th</w:t>
      </w:r>
      <w:del w:author="Marie Charpentier" w:id="47" w:date="2026-01-13T04:15:26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delText xml:space="preserve">r</w:delText>
        </w:r>
      </w:de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ough we have no prior clue on the ability of AZOX to trigger neuroinflammation, </w:t>
      </w:r>
      <w:commentRangeStart w:id="43"/>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it would not  be surprising if we foun</w:t>
      </w:r>
      <w:commentRangeEnd w:id="43"/>
      <w:r w:rsidDel="00000000" w:rsidR="00000000" w:rsidRPr="00000000">
        <w:commentReference w:id="43"/>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 an increased expression of neuroinflammation markers in the brain cortex of mice  exposed perinatally to AZOX. The fungicide might not be deleterious by itself but still could be harmful when  combined </w:t>
      </w:r>
      <w:ins w:author="Marie Charpentier" w:id="48" w:date="2026-01-13T04:16:59Z">
        <w:r w:rsidDel="00000000" w:rsidR="00000000" w:rsidRPr="00000000">
          <w:rPr>
            <w:rFonts w:ascii="Calibri" w:cs="Calibri" w:eastAsia="Calibri" w:hAnsi="Calibri"/>
            <w:color w:val="1a1a1a"/>
            <w:rtl w:val="0"/>
            <w:rPrChange w:author="Marie Charpentier" w:id="49" w:date="2026-01-13T04:16:59Z">
              <w:rPr>
                <w:rFonts w:ascii="Calibri" w:cs="Calibri" w:eastAsia="Calibri" w:hAnsi="Calibri"/>
                <w:b w:val="0"/>
                <w:bCs w:val="0"/>
                <w:i w:val="0"/>
                <w:iCs w:val="0"/>
                <w:smallCaps w:val="0"/>
                <w:strike w:val="0"/>
                <w:color w:val="1a1a1a"/>
                <w:sz w:val="22"/>
                <w:szCs w:val="22"/>
                <w:u w:val="none"/>
                <w:shd w:fill="auto" w:val="clear"/>
                <w:vertAlign w:val="baseline"/>
              </w:rPr>
            </w:rPrChange>
          </w:rPr>
          <w:t xml:space="preserve">with </w:t>
        </w:r>
      </w:ins>
      <w:del w:author="Marie Charpentier" w:id="48" w:date="2026-01-13T04:16:59Z">
        <w:r w:rsidDel="00000000" w:rsidR="00000000" w:rsidRPr="00000000">
          <w:rPr>
            <w:rFonts w:ascii="Calibri" w:cs="Calibri" w:eastAsia="Calibri" w:hAnsi="Calibri"/>
            <w:color w:val="1a1a1a"/>
            <w:rtl w:val="0"/>
            <w:rPrChange w:author="Marie Charpentier" w:id="49" w:date="2026-01-13T04:16:59Z">
              <w:rPr>
                <w:rFonts w:ascii="Calibri" w:cs="Calibri" w:eastAsia="Calibri" w:hAnsi="Calibri"/>
                <w:b w:val="0"/>
                <w:bCs w:val="0"/>
                <w:i w:val="0"/>
                <w:iCs w:val="0"/>
                <w:smallCaps w:val="0"/>
                <w:strike w:val="0"/>
                <w:color w:val="1a1a1a"/>
                <w:sz w:val="22"/>
                <w:szCs w:val="22"/>
                <w:u w:val="none"/>
                <w:shd w:fill="auto" w:val="clear"/>
                <w:vertAlign w:val="baseline"/>
              </w:rPr>
            </w:rPrChange>
          </w:rPr>
          <w:delText xml:space="preserve">to </w:delText>
        </w:r>
      </w:de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adjuvants or other pesticides. Then if no alterations are observed in our model it might </w:t>
      </w:r>
      <w:ins w:author="Marie Charpentier" w:id="50" w:date="2026-01-13T04:17:08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be</w:t>
        </w:r>
      </w:i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interesting to perform the same tests after exposing the mice to a commercial solution or to a cocktail of  pesticides. Previous experiments exposing mice to 2mg/kg/d did not report any survival issues (Hu et al.,  2022). Yet, in the case AZOX exposure in our study impacts pups survival, the concentration of AZOX in the  food will be lowered in order to be able to conduct the experiments.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52880859375" w:line="244.02963638305664" w:lineRule="auto"/>
        <w:ind w:left="10.019989013671875" w:right="43.1591796875" w:firstLine="763.5800933837891"/>
        <w:jc w:val="both"/>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Work package #5 aims at determining if AZOX exposure during pregnancy represents a risk factor for  the appearance of neurodevelopmental and/or behavioral deficits in children in France. To our knowledge  there </w:t>
      </w:r>
      <w:ins w:author="Marie Charpentier" w:id="51" w:date="2026-01-13T04:17:33Z">
        <w:r w:rsidDel="00000000" w:rsidR="00000000" w:rsidRPr="00000000">
          <w:rPr>
            <w:rFonts w:ascii="Calibri" w:cs="Calibri" w:eastAsia="Calibri" w:hAnsi="Calibri"/>
            <w:color w:val="1a1a1a"/>
            <w:rtl w:val="0"/>
            <w:rPrChange w:author="Marie Charpentier" w:id="52" w:date="2026-01-13T04:17:33Z">
              <w:rPr>
                <w:rFonts w:ascii="Calibri" w:cs="Calibri" w:eastAsia="Calibri" w:hAnsi="Calibri"/>
                <w:b w:val="0"/>
                <w:bCs w:val="0"/>
                <w:i w:val="0"/>
                <w:iCs w:val="0"/>
                <w:smallCaps w:val="0"/>
                <w:strike w:val="0"/>
                <w:color w:val="1a1a1a"/>
                <w:sz w:val="22"/>
                <w:szCs w:val="22"/>
                <w:u w:val="none"/>
                <w:shd w:fill="auto" w:val="clear"/>
                <w:vertAlign w:val="baseline"/>
              </w:rPr>
            </w:rPrChange>
          </w:rPr>
          <w:t xml:space="preserve">are no</w:t>
        </w:r>
      </w:ins>
      <w:del w:author="Marie Charpentier" w:id="51" w:date="2026-01-13T04:17:33Z">
        <w:r w:rsidDel="00000000" w:rsidR="00000000" w:rsidRPr="00000000">
          <w:rPr>
            <w:rFonts w:ascii="Calibri" w:cs="Calibri" w:eastAsia="Calibri" w:hAnsi="Calibri"/>
            <w:color w:val="1a1a1a"/>
            <w:rtl w:val="0"/>
            <w:rPrChange w:author="Marie Charpentier" w:id="52" w:date="2026-01-13T04:17:33Z">
              <w:rPr>
                <w:rFonts w:ascii="Calibri" w:cs="Calibri" w:eastAsia="Calibri" w:hAnsi="Calibri"/>
                <w:b w:val="0"/>
                <w:bCs w:val="0"/>
                <w:i w:val="0"/>
                <w:iCs w:val="0"/>
                <w:smallCaps w:val="0"/>
                <w:strike w:val="0"/>
                <w:color w:val="1a1a1a"/>
                <w:sz w:val="22"/>
                <w:szCs w:val="22"/>
                <w:u w:val="none"/>
                <w:shd w:fill="auto" w:val="clear"/>
                <w:vertAlign w:val="baseline"/>
              </w:rPr>
            </w:rPrChange>
          </w:rPr>
          <w:delText xml:space="preserve">is no</w:delText>
        </w:r>
      </w:de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previous studies investigating the association between these two parameters. If we obs</w:t>
      </w:r>
      <w:commentRangeStart w:id="44"/>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erve  behavioral alterations in mice perinatally exposed to AZOX, we could expect to find some sort of association  between AZOX exposure during pregnancy and neurodevelopmental and/or behavioral deficits in children</w:t>
      </w:r>
      <w:commentRangeEnd w:id="44"/>
      <w:r w:rsidDel="00000000" w:rsidR="00000000" w:rsidRPr="00000000">
        <w:commentReference w:id="44"/>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del w:author="Marie Charpentier" w:id="53" w:date="2026-01-13T04:18:07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delText xml:space="preserve">As said previously, AZOX may not be deleterious by itself but still be harmful when combined with adjuvants  and other </w:delText>
        </w:r>
        <w:commentRangeStart w:id="45"/>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delText xml:space="preserve">pesticides</w:delText>
        </w:r>
      </w:del>
      <w:commentRangeEnd w:id="45"/>
      <w:r w:rsidDel="00000000" w:rsidR="00000000" w:rsidRPr="00000000">
        <w:commentReference w:id="45"/>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Then, if no association is found it could be interesting to investigate the association  between exposure </w:t>
      </w:r>
      <w:ins w:author="Marie Charpentier" w:id="54" w:date="2026-01-13T04:18:38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of </w:t>
        </w:r>
      </w:in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combination of pesticides (such as strobilurin fungicides) during pregnancy and  neurodevelopmental alterations in children. Some participants of the ELFE might not want to be included in  this study, however, the ELFE cohort involves more than 18 000 children which greatly limits the risk of not  having enough participants involved in the project.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6658935546875" w:line="240" w:lineRule="auto"/>
        <w:ind w:left="0" w:right="90.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10 </w:t>
      </w:r>
    </w:p>
    <w:tbl>
      <w:tblPr>
        <w:tblStyle w:val="Table12"/>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00986671447754" w:lineRule="auto"/>
        <w:ind w:left="12.999954223632812" w:right="594.7998046875" w:firstLine="0"/>
        <w:jc w:val="center"/>
        <w:rPr>
          <w:rFonts w:ascii="Calibri" w:cs="Calibri" w:eastAsia="Calibri" w:hAnsi="Calibri"/>
          <w:b w:val="0"/>
          <w:bCs w:val="0"/>
          <w:i w:val="0"/>
          <w:iCs w:val="0"/>
          <w:smallCaps w:val="0"/>
          <w:strike w:val="0"/>
          <w:color w:val="808080"/>
          <w:sz w:val="18"/>
          <w:szCs w:val="18"/>
          <w:u w:val="none"/>
          <w:shd w:fill="auto" w:val="clear"/>
          <w:vertAlign w:val="baseline"/>
        </w:rPr>
      </w:pPr>
      <w:commentRangeStart w:id="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01360" cy="364363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01360" cy="3643630"/>
                    </a:xfrm>
                    <a:prstGeom prst="rect"/>
                    <a:ln/>
                  </pic:spPr>
                </pic:pic>
              </a:graphicData>
            </a:graphic>
          </wp:inline>
        </w:drawing>
      </w:r>
      <w:commentRangeEnd w:id="46"/>
      <w:r w:rsidDel="00000000" w:rsidR="00000000" w:rsidRPr="00000000">
        <w:commentReference w:id="46"/>
      </w:r>
      <w:r w:rsidDel="00000000" w:rsidR="00000000" w:rsidRPr="00000000">
        <w:rPr>
          <w:rFonts w:ascii="Calibri" w:cs="Calibri" w:eastAsia="Calibri" w:hAnsi="Calibri"/>
          <w:b w:val="0"/>
          <w:bCs w:val="0"/>
          <w:i w:val="0"/>
          <w:iCs w:val="0"/>
          <w:smallCaps w:val="0"/>
          <w:strike w:val="0"/>
          <w:color w:val="808080"/>
          <w:sz w:val="18"/>
          <w:szCs w:val="18"/>
          <w:u w:val="none"/>
          <w:shd w:fill="auto" w:val="clear"/>
          <w:vertAlign w:val="baseline"/>
          <w:rtl w:val="0"/>
        </w:rPr>
        <w:t xml:space="preserve">Figure 3: Gantt chart illustrating work packages and milestones timeline of the project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0.2349853515625" w:line="240" w:lineRule="auto"/>
        <w:ind w:left="0" w:right="90.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11 </w:t>
      </w:r>
    </w:p>
    <w:tbl>
      <w:tblPr>
        <w:tblStyle w:val="Table13"/>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39996337890625" w:right="0" w:firstLine="0"/>
        <w:jc w:val="left"/>
        <w:rPr>
          <w:rFonts w:ascii="Calibri" w:cs="Calibri" w:eastAsia="Calibri" w:hAnsi="Calibri"/>
          <w:b w:val="0"/>
          <w:bCs w:val="0"/>
          <w:i w:val="0"/>
          <w:iCs w:val="0"/>
          <w:smallCaps w:val="0"/>
          <w:strike w:val="0"/>
          <w:color w:val="2e74b5"/>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2e74b5"/>
          <w:sz w:val="26"/>
          <w:szCs w:val="26"/>
          <w:u w:val="none"/>
          <w:shd w:fill="auto" w:val="clear"/>
          <w:vertAlign w:val="baseline"/>
          <w:rtl w:val="0"/>
        </w:rPr>
        <w:t xml:space="preserve">References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78759765625" w:line="243.84183883666992" w:lineRule="auto"/>
        <w:ind w:left="16.399993896484375" w:right="54.664306640625" w:firstLine="714.3399810791016"/>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Aubertot J.N., J.M. Barbier, A. Carpentier, J.J. Gril, L. Guichard, P. Lucas, S. Savary, I. Savini, M. Voltz. (2005). Pesticides, agriculture et environnement. Réduire l'utilisation des pesticides et limiter leurs impacts  environnementaux. Expertise scientifique collective, synthèse du rapport, INRA et Cemagref (France), 64 p.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https://www.inrae.fr/sites/default/files/pdf/synthese-expertise-68-pages.pdf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3876953125" w:line="243.3574390411377" w:lineRule="auto"/>
        <w:ind w:left="20.800018310546875" w:right="50.040283203125" w:firstLine="709.9399566650391"/>
        <w:jc w:val="left"/>
        <w:rPr>
          <w:rFonts w:ascii="Calibri" w:cs="Calibri" w:eastAsia="Calibri" w:hAnsi="Calibri"/>
          <w:b w:val="0"/>
          <w:bCs w:val="0"/>
          <w:i w:val="0"/>
          <w:iCs w:val="0"/>
          <w:smallCaps w:val="0"/>
          <w:strike w:val="0"/>
          <w:color w:val="1155cc"/>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Adetutu, E.M., Ball, A.S., &amp; Osborn, A.M. (2008). Azoxystrobin and soil interactions: degradation and  impact on soil bacterial and fungal communities. Journal of Applied Microbiology, 105(6), 1777-1790.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https://doi.org/10.1111/j.1365-2672.2008.03948.x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81884765625" w:line="245.2653980255127" w:lineRule="auto"/>
        <w:ind w:left="10.019989013671875" w:right="43.839111328125" w:firstLine="720.7199859619141"/>
        <w:jc w:val="both"/>
        <w:rPr>
          <w:rFonts w:ascii="Calibri" w:cs="Calibri" w:eastAsia="Calibri" w:hAnsi="Calibri"/>
          <w:b w:val="0"/>
          <w:bCs w:val="0"/>
          <w:i w:val="0"/>
          <w:iCs w:val="0"/>
          <w:smallCaps w:val="0"/>
          <w:strike w:val="0"/>
          <w:color w:val="1155cc"/>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Åkesson, M., Bendz, D., Carlsson, C., Sparrenbom, C. J., &amp; Kreuger, J. (2014). Modelling pesticide  transport in a shallow groundwater catchment using tritium and helium-3 data. Applied Geochemistry, 50,  231–239. </w:t>
      </w:r>
      <w:r w:rsidDel="00000000" w:rsidR="00000000" w:rsidRPr="00000000">
        <w:rPr>
          <w:rFonts w:ascii="Calibri" w:cs="Calibri" w:eastAsia="Calibri" w:hAnsi="Calibri"/>
          <w:b w:val="0"/>
          <w:bCs w:val="0"/>
          <w:i w:val="0"/>
          <w:iCs w:val="0"/>
          <w:smallCaps w:val="0"/>
          <w:strike w:val="0"/>
          <w:color w:val="1155cc"/>
          <w:sz w:val="22"/>
          <w:szCs w:val="22"/>
          <w:u w:val="none"/>
          <w:shd w:fill="auto" w:val="clear"/>
          <w:vertAlign w:val="baseline"/>
          <w:rtl w:val="0"/>
        </w:rPr>
        <w:t xml:space="preserve">https://doi.org/10.1016/j.apgeochem.2014.01.007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33203125" w:line="245.35637855529785" w:lineRule="auto"/>
        <w:ind w:left="23.000030517578125" w:right="52.021484375" w:firstLine="722.4800872802734"/>
        <w:jc w:val="left"/>
        <w:rPr>
          <w:rFonts w:ascii="Calibri" w:cs="Calibri" w:eastAsia="Calibri" w:hAnsi="Calibri"/>
          <w:b w:val="0"/>
          <w:bCs w:val="0"/>
          <w:i w:val="0"/>
          <w:iCs w:val="0"/>
          <w:smallCaps w:val="0"/>
          <w:strike w:val="0"/>
          <w:color w:val="1155cc"/>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Baćmaga, M., Wyszkowska, J., &amp; Kucharski, J. (2024). Response of soil microbiota, enzymes, and  plants to the fungicide azoxystrobin. International Journal of Molecular Sciences, 25(15), 8104.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https://doi.org/10.3390/ijms25158104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02197265625" w:line="243.96291732788086" w:lineRule="auto"/>
        <w:ind w:left="16.839981079101562" w:right="43.9990234375" w:firstLine="718.64013671875"/>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Béranger, R., Hardy, E. M., Dexet, C., Guldner, L., Zaros, C., Nougadère, A., Metten, M.-A., Chevrier,  C., &amp; Appenzeller, B. M. R. (2018). Multiple pesticide analysis in hair samples of pregnant French women:  Results from the ELFE national birth cohort. Environment International, 120, 43–53.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https://doi.org/10.1016/j.envint.2018.07.023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270751953125" w:line="243.84183883666992" w:lineRule="auto"/>
        <w:ind w:left="10.019989013671875" w:right="47.918701171875" w:firstLine="725.4601287841797"/>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Béranger, R., Hardy, E. M., Binter, A.-C., Charles, M.-A., Zaros, C., Appenzeller, B. M. R., &amp; Chevrier,  C. (2020). Multiple pesticides in mothers’ hair samples and children’s measurements at birth: Results from  the French national birth cohort (ELFE). International Journal of Hygiene and Environmental Health, 223(1),  22–33.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https://doi.org/10.1016/j.ijheh.2019.10.010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38134765625" w:line="245.35637855529785" w:lineRule="auto"/>
        <w:ind w:left="23.000030517578125" w:right="54.8779296875" w:firstLine="714.3399810791016"/>
        <w:jc w:val="both"/>
        <w:rPr>
          <w:rFonts w:ascii="Calibri" w:cs="Calibri" w:eastAsia="Calibri" w:hAnsi="Calibri"/>
          <w:b w:val="0"/>
          <w:bCs w:val="0"/>
          <w:i w:val="0"/>
          <w:iCs w:val="0"/>
          <w:smallCaps w:val="0"/>
          <w:strike w:val="0"/>
          <w:color w:val="1155cc"/>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Chen, H., Shan, Y., Cao, L., Zhao, P., Cao, C., Li, F., &amp; Huang, Q. (2021). Enhanced fungicidal efficacy  by co-delivery of azoxystrobin and diniconazole with cauliflower-like metal–organic frameworks NH₂-Al-MIL 101. International Journal of Molecular Sciences, 22(19), 10412.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https://doi.org/10.3390/ijms221910412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3.26645851135254" w:lineRule="auto"/>
        <w:ind w:left="23.000030517578125" w:right="43.839111328125" w:firstLine="704.3399810791016"/>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Chowdhury, Anupam &amp; Rahnuma, Mumtahina. (2023). Groundwater contaminant transport  modeling using MODFLOW and MT3DMS: a case study in Rajshahi City. Water Practice &amp; Technology, 18.  1255-1272. 10.2166/wpt.2023.076.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https://doi.org/10.2166/wpt.2023.076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4892578125" w:line="245.35634994506836" w:lineRule="auto"/>
        <w:ind w:left="16.839981079101562" w:right="44.278564453125" w:firstLine="718.64013671875"/>
        <w:jc w:val="left"/>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Dias, G. R. M., Giusti, F. C. V., de Novais, C. O., de Oliveira, M. A. L., Paiva, A. G., Kalil-Cutti, B.,  Mahoney, M. M., &amp; Graceli, J. B. (2025). Intergenerational and transgenerational effects of endocrine disrupting chemicals in the offspring brain development and behavior. Frontiers in Endocrinology, 16,  1571689.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https://doi.org/10.3389/fendo.2025.1571689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4989013671875" w:line="243.0845546722412" w:lineRule="auto"/>
        <w:ind w:left="23.000030517578125" w:right="43.67919921875" w:firstLine="712.4800872802734"/>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Dimkić, I., Janakiev, T., Petrović, M., Degrassi, G., &amp; Fira, D. (2021). Plant-associated Bacillus and  Pseudomonas antimicrobial activities in plant disease suppression via biological control mechanisms - A  review. Physiological and Molecular Plant Pathology.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https://doi.org/10.1016/j.pmpp.2021.101754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3243408203125" w:line="243.26631546020508" w:lineRule="auto"/>
        <w:ind w:left="16.399993896484375" w:right="50.718994140625" w:firstLine="729.0801239013672"/>
        <w:jc w:val="left"/>
        <w:rPr>
          <w:rFonts w:ascii="Calibri" w:cs="Calibri" w:eastAsia="Calibri" w:hAnsi="Calibri"/>
          <w:b w:val="0"/>
          <w:bCs w:val="0"/>
          <w:i w:val="0"/>
          <w:iCs w:val="0"/>
          <w:smallCaps w:val="0"/>
          <w:strike w:val="0"/>
          <w:color w:val="1155cc"/>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Froger C., Jolivet C., Budzinski H. et al. (2023). Pesticide Residues in French Soils: Occurrence, Risks,  and Persistence. Environmental Science &amp; Technology, 57, 20, 7818-27</w:t>
      </w:r>
      <w:r w:rsidDel="00000000" w:rsidR="00000000" w:rsidRPr="00000000">
        <w:rPr>
          <w:rFonts w:ascii="Calibri" w:cs="Calibri" w:eastAsia="Calibri" w:hAnsi="Calibri"/>
          <w:b w:val="0"/>
          <w:bCs w:val="0"/>
          <w:i w:val="0"/>
          <w:iCs w:val="0"/>
          <w:smallCaps w:val="0"/>
          <w:strike w:val="0"/>
          <w:color w:val="012928"/>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55cc"/>
          <w:sz w:val="22"/>
          <w:szCs w:val="22"/>
          <w:u w:val="none"/>
          <w:shd w:fill="auto" w:val="clear"/>
          <w:vertAlign w:val="baseline"/>
          <w:rtl w:val="0"/>
        </w:rPr>
        <w:t xml:space="preserve">https://pubs.acs.org/doi/pdf/10.1021/acs.est.2c09591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6575317382812" w:line="245.35637855529785" w:lineRule="auto"/>
        <w:ind w:left="16.399993896484375" w:right="50.9228515625" w:firstLine="720.2800750732422"/>
        <w:jc w:val="left"/>
        <w:rPr>
          <w:rFonts w:ascii="Calibri" w:cs="Calibri" w:eastAsia="Calibri" w:hAnsi="Calibri"/>
          <w:b w:val="0"/>
          <w:bCs w:val="0"/>
          <w:i w:val="0"/>
          <w:iCs w:val="0"/>
          <w:smallCaps w:val="0"/>
          <w:strike w:val="0"/>
          <w:color w:val="1155cc"/>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Gama, J., Neves, B., &amp; Pereira, A. (2022). Chronic Effects of Dietary Pesticides on the Gut Microbiome  and Neurodevelopment. Frontiers in Microbiology, 13, 931440.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https://doi.org/10.3389/fmicb.2022.931440</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006713867188" w:line="240" w:lineRule="auto"/>
        <w:ind w:left="0" w:right="90.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12 </w:t>
      </w:r>
    </w:p>
    <w:tbl>
      <w:tblPr>
        <w:tblStyle w:val="Table14"/>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7725677490234" w:lineRule="auto"/>
        <w:ind w:left="16.399993896484375" w:right="44.158935546875" w:firstLine="720.2800750732422"/>
        <w:jc w:val="both"/>
        <w:rPr>
          <w:rFonts w:ascii="Calibri" w:cs="Calibri" w:eastAsia="Calibri" w:hAnsi="Calibri"/>
          <w:b w:val="0"/>
          <w:bCs w:val="0"/>
          <w:i w:val="0"/>
          <w:iCs w:val="0"/>
          <w:smallCaps w:val="0"/>
          <w:strike w:val="0"/>
          <w:color w:val="1155cc"/>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Gaus, I., &amp; Vande Casteele, K. (2004). Assessing the contamination risk of five pesticides in a phreatic  aquifer based on microcosm experiments and transport modelling at Sint-Jansteen (Zeeland, the  Netherlands). Netherlands Journal of Geosciences – Geologie en Mijnbouw, 83(2), 101–112.  </w:t>
      </w:r>
      <w:r w:rsidDel="00000000" w:rsidR="00000000" w:rsidRPr="00000000">
        <w:rPr>
          <w:rFonts w:ascii="Calibri" w:cs="Calibri" w:eastAsia="Calibri" w:hAnsi="Calibri"/>
          <w:b w:val="0"/>
          <w:bCs w:val="0"/>
          <w:i w:val="0"/>
          <w:iCs w:val="0"/>
          <w:smallCaps w:val="0"/>
          <w:strike w:val="0"/>
          <w:color w:val="1155cc"/>
          <w:sz w:val="22"/>
          <w:szCs w:val="22"/>
          <w:u w:val="none"/>
          <w:shd w:fill="auto" w:val="clear"/>
          <w:vertAlign w:val="baseline"/>
          <w:rtl w:val="0"/>
        </w:rPr>
        <w:t xml:space="preserve">https://doi.org/10.1017/S0016774600020072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3974609375" w:line="245.35637855529785" w:lineRule="auto"/>
        <w:ind w:left="16.399993896484375" w:right="45.118408203125" w:firstLine="710.2800750732422"/>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Gazard, C. M., Douich, N., Néel, E., Villette, P., Perrin, F. E., &amp; Gerber, Y. N. (2025). Behavioral Settings  are Crucial for Assessing Sensorimotor, Anxiety, and Social Changes in Aging and Spinal Cord Injury. Brain and  Behavior, 15(7), e70686.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https://doi.org/10.1002/brb3.70686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501953125" w:line="245.35637855529785" w:lineRule="auto"/>
        <w:ind w:left="24.980010986328125" w:right="48.1005859375" w:firstLine="701.7000579833984"/>
        <w:jc w:val="left"/>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Ghosh, R. K., &amp; Singh, N. (2009). Leaching behaviour of azoxystrobin and metabolites in soil columns.  Pest Management Science, 65(9), 1009–1014.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https://doi.org/10.1002/ps.1787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609375" w:line="243.9627170562744" w:lineRule="auto"/>
        <w:ind w:left="16.180038452148438" w:right="54.8828125" w:firstLine="710.5000305175781"/>
        <w:jc w:val="both"/>
        <w:rPr>
          <w:rFonts w:ascii="Calibri" w:cs="Calibri" w:eastAsia="Calibri" w:hAnsi="Calibri"/>
          <w:b w:val="0"/>
          <w:bCs w:val="0"/>
          <w:i w:val="0"/>
          <w:iCs w:val="0"/>
          <w:smallCaps w:val="0"/>
          <w:strike w:val="0"/>
          <w:color w:val="1155cc"/>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Guo, X., Zhang, R., Li, C., Duan, M., Cao, N., Jin, Q., Chen, X., Li, L., Li, X., &amp; Pang, S. (2024).  Environmental levels of azoxystrobin disturb male zebrafish behavior: Possible roles of oxidative stress,  cholinergic system, and dopaminergic system. Ecotoxicology and Environmental Safety, 269, 115744.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https://doi.org/10.1016/j.ecoenv.2023.115744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27685546875" w:line="245.35629272460938" w:lineRule="auto"/>
        <w:ind w:left="24.980010986328125" w:right="54.22119140625" w:firstLine="720.5001068115234"/>
        <w:jc w:val="both"/>
        <w:rPr>
          <w:rFonts w:ascii="Calibri" w:cs="Calibri" w:eastAsia="Calibri" w:hAnsi="Calibri"/>
          <w:b w:val="0"/>
          <w:bCs w:val="0"/>
          <w:i w:val="0"/>
          <w:iCs w:val="0"/>
          <w:smallCaps w:val="0"/>
          <w:strike w:val="0"/>
          <w:color w:val="1155cc"/>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Hetrick J., Barret M., Behl E. (1996). Leaching potential of azoxystrobin and its degradates. U.S.  Environmental Protection Agency, Office of Pesticide Programs, Environmental Fate and Effects  Division.</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https://www3.epa.gov/pesticides/chem_search/cleared_reviews/csr_PC-128810_2-Jul-96_037.pdf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3.96291732788086" w:lineRule="auto"/>
        <w:ind w:left="22.340011596679688" w:right="47.779541015625" w:firstLine="723.1401062011719"/>
        <w:jc w:val="left"/>
        <w:rPr>
          <w:rFonts w:ascii="Calibri" w:cs="Calibri" w:eastAsia="Calibri" w:hAnsi="Calibri"/>
          <w:b w:val="0"/>
          <w:bCs w:val="0"/>
          <w:i w:val="0"/>
          <w:iCs w:val="0"/>
          <w:smallCaps w:val="0"/>
          <w:strike w:val="0"/>
          <w:color w:val="21212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Holman IP, Dubus IG, Hollis JM, Brown CD. (2004). Using a linked soil model emulator and  unsaturated zone leaching model to account for preferential flow when assessing the spatially distributed  risk of pesticide leaching to groundwater in England and Wales. Sci Total Environ, 5;318(1-3):73-88.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https://doi.org/10.1016/S0048-9697(03)00375-9</w:t>
      </w:r>
      <w:r w:rsidDel="00000000" w:rsidR="00000000" w:rsidRPr="00000000">
        <w:rPr>
          <w:rFonts w:ascii="Calibri" w:cs="Calibri" w:eastAsia="Calibri" w:hAnsi="Calibri"/>
          <w:b w:val="0"/>
          <w:bCs w:val="0"/>
          <w:i w:val="0"/>
          <w:iCs w:val="0"/>
          <w:smallCaps w:val="0"/>
          <w:strike w:val="0"/>
          <w:color w:val="212121"/>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6270751953125" w:line="245.53811073303223" w:lineRule="auto"/>
        <w:ind w:left="16.839981079101562" w:right="47.198486328125" w:firstLine="728.64013671875"/>
        <w:jc w:val="both"/>
        <w:rPr>
          <w:rFonts w:ascii="Calibri" w:cs="Calibri" w:eastAsia="Calibri" w:hAnsi="Calibri"/>
          <w:b w:val="0"/>
          <w:bCs w:val="0"/>
          <w:i w:val="0"/>
          <w:iCs w:val="0"/>
          <w:smallCaps w:val="0"/>
          <w:strike w:val="0"/>
          <w:color w:val="1155cc"/>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 W., Liu, C.-W., Jiménez, J. A., McCoy, E. S., Hsiao, Y.-C., Lin, W., Engel, S. M., Lu, K., &amp; Zylka, M. J.  (2022). Detection of Azoxystrobin Fungicide and Metabolite Azoxystrobin-Acid in Pregnant Women and  Children, Estimation of Daily Intake, and Evaluation of Placental and Lactational Transfer in Mice.  Environmental Health Perspectives, 130(2), 027013.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https://doi.org/10.1289/EHP9808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8359375" w:line="245.35637855529785" w:lineRule="auto"/>
        <w:ind w:left="10.019989013671875" w:right="44.658203125" w:firstLine="717.6399993896484"/>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Jarvis, N.J., Larsson, M., Fogg, P., Carter, A.D. (1995). Validation of the dual-porosity model MACRO  for assessing pesticide fate and mobility in soil. In : Proceedings of the BCPC Symposium `Pesticide movement  to water' (eds. A. Walker, R. Allen, S.W. Bailey, A.M. Blair, C.D. Brown, P. Günther, C.R. Leake, P.H. Nicholls),  Warwick, 161-170.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https://doi.org/10.1016/S1364-8152(97)00147-3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506103515625" w:line="245.4470443725586" w:lineRule="auto"/>
        <w:ind w:left="16.839981079101562" w:right="54.881591796875" w:firstLine="710.8200073242188"/>
        <w:jc w:val="both"/>
        <w:rPr>
          <w:rFonts w:ascii="Calibri" w:cs="Calibri" w:eastAsia="Calibri" w:hAnsi="Calibri"/>
          <w:b w:val="0"/>
          <w:bCs w:val="0"/>
          <w:i w:val="0"/>
          <w:iCs w:val="0"/>
          <w:smallCaps w:val="0"/>
          <w:strike w:val="0"/>
          <w:color w:val="1155cc"/>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Jørgensen, L. F., Kjær, J., Olsen, P., &amp; Rosenbom, A. E. (2012). Leaching of azoxystrobin and its  degradation product R234886 from Danish agricultural field sites. Chemosphere, 88(5), 554-562.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https://doi.org/10.1016/j.chemosphere.2012.03.027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670166015625" w:line="245.35637855529785" w:lineRule="auto"/>
        <w:ind w:left="16.399993896484375" w:right="49.29931640625" w:firstLine="711.2599945068359"/>
        <w:jc w:val="left"/>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Jun, M., &amp; Rasit, A. (2023). Protists: the hidden ecosystem players in a wetland rice field soil. Biology  and Fertility of Soils, pp. 1-15.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https://doi.org/10.1007/s00374-023-01705-9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4989013671875" w:line="243.0845546722412" w:lineRule="auto"/>
        <w:ind w:left="23.000030517578125" w:right="46.480712890625" w:firstLine="722.4800872802734"/>
        <w:jc w:val="left"/>
        <w:rPr>
          <w:rFonts w:ascii="Calibri" w:cs="Calibri" w:eastAsia="Calibri" w:hAnsi="Calibri"/>
          <w:b w:val="0"/>
          <w:bCs w:val="0"/>
          <w:i w:val="0"/>
          <w:iCs w:val="0"/>
          <w:smallCaps w:val="0"/>
          <w:strike w:val="0"/>
          <w:color w:val="1155cc"/>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Kang, J., Bishayee, K., &amp; Huh, S.-O. (2021). Azoxystrobin Impairs Neuronal Migration and Induces ROS  Dependent Apoptosis in Cortical Neurons. International Journal of Molecular Sciences, 22(22), 12495.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https://doi.org/10.3390/ijms222212495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3243408203125" w:line="245.5835723876953" w:lineRule="auto"/>
        <w:ind w:left="23.000030517578125" w:right="44.578857421875" w:firstLine="722.4800872802734"/>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Kanjanasopa, D., Aiedhet, W., Thitithanakul, S., &amp; Paungfoo-Lonhienne, C. (2021). Plant Growth  Promoting Rhizobacteria as Biological Control Agent in Rice. Agricultural Sciences.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https://doi.org/10.4236/as.2021.121001</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1417846679688" w:line="240" w:lineRule="auto"/>
        <w:ind w:left="0" w:right="90.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13 </w:t>
      </w:r>
    </w:p>
    <w:tbl>
      <w:tblPr>
        <w:tblStyle w:val="Table15"/>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3773880004883" w:lineRule="auto"/>
        <w:ind w:left="24.980010986328125" w:right="45.977783203125" w:firstLine="710.5001068115234"/>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McPherson, M., Wang, P., Marsh, E., Mitchell, R., &amp; Schachtman, D. (2018). Isolation and Analysis of  Microbial Communities in Soil, Rhizosphere, and Roots in Perennial Grass Experiments. Journal of Visualized  Experiments: JoVE.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https://doi.org/10.3791/57932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8359375" w:line="245.35637855529785" w:lineRule="auto"/>
        <w:ind w:left="8.040008544921875" w:right="50.579833984375" w:firstLine="727.4401092529297"/>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Nie, X., Chen, X., Lu, X., Yang, S., Wang, X., Liu, F., Yang, J., Guo, Y., Shi, H., Xu, H., Zhang, X., Fang, M.,  Tao, Y., &amp; Liu, C. (2025). Metagenomics Insights into the Role of Microbial Communities in Mycotoxin  Accumulation During Maize Ripening and Storage. Foods, 14.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https://doi.org/10.3390/foods14081378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9609375" w:line="244.02374267578125" w:lineRule="auto"/>
        <w:ind w:left="16.180038452148438" w:right="44.158935546875" w:firstLine="708.5200500488281"/>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Santhanam, R., Menezes, R., Grabe, V., Li, D., Baldwin, I., &amp; Groten, K. (2019). A suite of  complementary biocontrol traits allows a native consortium of root-associated bacteria to protect their host  plant from a fungal sudden-wilt disease. Molecular Ecology, 28, pp. 1154 - 1169.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https://doi.org/10.1111/mec.15012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71533203125" w:line="245.35637855529785" w:lineRule="auto"/>
        <w:ind w:left="16.399993896484375" w:right="52.78076171875" w:firstLine="708.3000946044922"/>
        <w:jc w:val="left"/>
        <w:rPr>
          <w:rFonts w:ascii="Calibri" w:cs="Calibri" w:eastAsia="Calibri" w:hAnsi="Calibri"/>
          <w:b w:val="0"/>
          <w:bCs w:val="0"/>
          <w:i w:val="0"/>
          <w:iCs w:val="0"/>
          <w:smallCaps w:val="0"/>
          <w:strike w:val="0"/>
          <w:color w:val="1155cc"/>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Symonds, B., I. Lindsay, C., R. Thomson, N., &amp; V. Khutoryanskiy, V. (2016). Chitosan as a rainfastness  adjuvant for agrochemicals. RSC Advances, 6(104), 102206–102213.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https://doi.org/10.1039/C6RA23485B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48779296875" w:line="245.35637855529785" w:lineRule="auto"/>
        <w:ind w:left="16.399993896484375" w:right="46.878662109375" w:firstLine="729.0801239013672"/>
        <w:jc w:val="both"/>
        <w:rPr>
          <w:rFonts w:ascii="Calibri" w:cs="Calibri" w:eastAsia="Calibri" w:hAnsi="Calibri"/>
          <w:b w:val="0"/>
          <w:bCs w:val="0"/>
          <w:i w:val="0"/>
          <w:iCs w:val="0"/>
          <w:smallCaps w:val="0"/>
          <w:strike w:val="0"/>
          <w:color w:val="1155cc"/>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 T., Zhang, Q., Lavoie, M., Zhu, Y., Ye, Y., Yang, J., Paerl, H.W., &amp; Zhu, Y.-G. (2019). The fungicide  azoxystrobin promotes freshwater cyanobacterial dominance through altering competition. Microbiome, 7,  128.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https://doi.org/10.1186/s40168-019-0744-0</w:t>
      </w:r>
      <w:r w:rsidDel="00000000" w:rsidR="00000000" w:rsidRPr="00000000">
        <w:rPr>
          <w:rFonts w:ascii="Calibri" w:cs="Calibri" w:eastAsia="Calibri" w:hAnsi="Calibri"/>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502197265625" w:line="243.26617240905762" w:lineRule="auto"/>
        <w:ind w:left="24.980010986328125" w:right="47.18017578125" w:firstLine="720.5001068115234"/>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Rangasamy, K., &amp; Saleh, A. (2025). Bio-priming of tomato seedlings with bacterial consortium against  Fusarium oxysporum: a study on morphological parameters and molecular profiling. Frontiers in  Microbiology, 16.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https://doi.org/10.3389/fmicb.2025.1606896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611328125" w:line="243.0845546722412" w:lineRule="auto"/>
        <w:ind w:left="6.5000152587890625" w:right="47.39990234375" w:firstLine="728.9801025390625"/>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Reis, L., Raciti, M., Rodriguez, P. G., Joseph, B., Al Rayyes, I., Uhlén, P., Falk, A., da Cunha Lima, S. T.,  &amp; Ceccatelli, S. (2022). Glyphosate-based herbicide induces long-lasting impairment in neuronal and glial  differentiation. Environmental Toxicology, 37(8), 2044–2057.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https://doi.org/10.1002/tox.23549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3271484375" w:line="245.35637855529785" w:lineRule="auto"/>
        <w:ind w:left="16.839981079101562" w:right="53.221435546875" w:firstLine="718.64013671875"/>
        <w:jc w:val="left"/>
        <w:rPr>
          <w:rFonts w:ascii="Calibri" w:cs="Calibri" w:eastAsia="Calibri" w:hAnsi="Calibri"/>
          <w:b w:val="0"/>
          <w:bCs w:val="0"/>
          <w:i w:val="0"/>
          <w:iCs w:val="0"/>
          <w:smallCaps w:val="0"/>
          <w:strike w:val="0"/>
          <w:color w:val="1155cc"/>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Rock, K. D., &amp; Patisaul, H. B. (2018). Environmental Mechanisms of Neurodevelopmental Toxicity.  Current Environmental Health Reports, 5(1), 145–157.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https://doi.org/10.1007/s40572-018-0185-0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02197265625" w:line="245.35637855529785" w:lineRule="auto"/>
        <w:ind w:left="10.240020751953125" w:right="52.01904296875" w:firstLine="724.4600677490234"/>
        <w:jc w:val="both"/>
        <w:rPr>
          <w:rFonts w:ascii="Calibri" w:cs="Calibri" w:eastAsia="Calibri" w:hAnsi="Calibri"/>
          <w:b w:val="0"/>
          <w:bCs w:val="0"/>
          <w:i w:val="0"/>
          <w:iCs w:val="0"/>
          <w:smallCaps w:val="0"/>
          <w:strike w:val="0"/>
          <w:color w:val="1155cc"/>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Sun, M., Wang, H., Shi, C., Li, J., Cai, L., Xiang, L., Liu, T., Goodwin, P. H., Chen, X., &amp; Wang, L. (2023).  Effect of azoxystrobin on tobacco leaf microbial composition and diversity. Frontiers in Plant Science, 13,  Article 1101039.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https://doi.org/10.3389/fpls.2022.1101039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506103515625" w:line="245.4470443725586" w:lineRule="auto"/>
        <w:ind w:left="20.800018310546875" w:right="52.6806640625" w:firstLine="697.7400970458984"/>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Textor, J., van der Zander, B., Gilthorpe, M. S., Liśkiewicz, M., &amp; Ellison, G. T. (2016). Robust causal  inference using directed acyclic graphs: the R package ‘dagitty.’ International Journal of Epidemiology, 45(6),  1887–1894.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https://doi.org/10.1093/ije/dyw341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6690673828125" w:line="245.5381679534912" w:lineRule="auto"/>
        <w:ind w:left="18.820037841796875" w:right="47.679443359375" w:firstLine="699.7200775146484"/>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Thomas, A., Burant, A., Bui, N., Graham, D., Yuva-Paylor, L. A., &amp; Paylor, R. (2009). Marble burying  reflects a repetitive and perseverative behavior more than novelty-induced anxiety. Psychopharmacology,  204(2), 361–373.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https://doi.org/10.1007/s00213-009-1466-y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8328857421875" w:line="245.35637855529785" w:lineRule="auto"/>
        <w:ind w:left="14.199981689453125" w:right="53.8818359375" w:firstLine="706.5399932861328"/>
        <w:jc w:val="left"/>
        <w:rPr>
          <w:rFonts w:ascii="Calibri" w:cs="Calibri" w:eastAsia="Calibri" w:hAnsi="Calibri"/>
          <w:b w:val="0"/>
          <w:bCs w:val="0"/>
          <w:i w:val="0"/>
          <w:iCs w:val="0"/>
          <w:smallCaps w:val="0"/>
          <w:strike w:val="0"/>
          <w:color w:val="1155cc"/>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Vester, A., &amp; Caudle, W. M. (2016). The Synapse as a Central Target for Neurodevelopmental  Susceptibility to Pesticides. Toxics, 4(3), 18. </w:t>
      </w: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https://doi.org/10.3390/toxics4030018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991455078125" w:line="244.33404922485352" w:lineRule="auto"/>
        <w:ind w:left="23.000030517578125" w:right="43.658447265625" w:firstLine="697.7399444580078"/>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Vignon, A. N., Dudon, G., Oliva, G., Thirard, S., Alenda, U. G., Brugoux, A., Cazevieille, C., Imbert, J.,  Bellières, C., Lehmann, S., Crozet, C., Torrent, J., Bertaso, F., Le Merrer, J., Becker, J. A. J., &amp; Perrier, V. (2025).  Lifelong exposure to polystyrene-nanoplastics induces an attention-deficit hyperactivity disorder-like  phenotype and impairs brain aging in mice. Journal of Hazardous Materials, 494, 138640.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https://doi.org/10.1016/j.jhazmat.2025.138640</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87109375" w:line="240" w:lineRule="auto"/>
        <w:ind w:left="0" w:right="90.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14 </w:t>
      </w:r>
    </w:p>
    <w:tbl>
      <w:tblPr>
        <w:tblStyle w:val="Table16"/>
        <w:tblW w:w="9054.100189208984" w:type="dxa"/>
        <w:jc w:val="left"/>
        <w:tblInd w:w="6.5000152587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6.5000915527344"/>
        <w:gridCol w:w="2120.999755859375"/>
        <w:gridCol w:w="1700.5999755859375"/>
        <w:gridCol w:w="1696.0003662109375"/>
        <w:tblGridChange w:id="0">
          <w:tblGrid>
            <w:gridCol w:w="3536.5000915527344"/>
            <w:gridCol w:w="2120.999755859375"/>
            <w:gridCol w:w="1700.5999755859375"/>
            <w:gridCol w:w="1696.000366210937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200225830078" w:right="0" w:firstLine="0"/>
              <w:jc w:val="left"/>
              <w:rPr>
                <w:rFonts w:ascii="Arial" w:cs="Arial" w:eastAsia="Arial" w:hAnsi="Arial"/>
                <w:b w:val="0"/>
                <w:bCs w:val="0"/>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b6dde8" w:val="clear"/>
                <w:vertAlign w:val="baseline"/>
                <w:rtl w:val="0"/>
              </w:rPr>
              <w:t xml:space="preserve">IDIL Multidisciplinary project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b6dde8" w:val="clear"/>
                <w:vertAlign w:val="baseline"/>
                <w:rtl w:val="0"/>
              </w:rPr>
              <w:t xml:space="preserve">AZOXPHEN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b6dde8"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4.00001525878906" w:right="224.70001220703125" w:firstLine="1.5999603271484375"/>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Group 8: KAMUTI Santa, MOSSIRE Sarah, WASSNER Hannah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9978027343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Duration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b6dde8" w:val="clear"/>
                <w:vertAlign w:val="baseline"/>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r>
        <w:trPr>
          <w:cantSplit w:val="0"/>
          <w:trHeight w:val="25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b6dde8" w:val="clear"/>
                <w:vertAlign w:val="baseline"/>
              </w:rPr>
            </w:pPr>
            <w:r w:rsidDel="00000000" w:rsidR="00000000" w:rsidRPr="00000000">
              <w:rPr>
                <w:rtl w:val="0"/>
              </w:rPr>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3773880004883" w:lineRule="auto"/>
        <w:ind w:left="17.060012817382812" w:right="51.35986328125" w:firstLine="703.2400512695312"/>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Yanicostas, C., &amp; Soussi-Yanicostas, N. (2021). SDHI Fungicide Toxicity and Associated Adverse  Outcome Pathways: What Can Zebrafish Tell Us? International Journal of Molecular Sciences, 22(22), 12362.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https://doi.org/10.3390/ijms222212362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8359375" w:line="245.35637855529785" w:lineRule="auto"/>
        <w:ind w:left="14.199981689453125" w:right="51.900634765625" w:firstLine="709.1800689697266"/>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Zehnder, T., Petrelli, F., Romanos, J., Figueiredo, E. C. D. O., Lewis, T. L., Déglon, N., Polleux, F.,  Santello, M., &amp; Bezzi, P. (2021). Mitochondrial biogenesis in developing astrocytes regulates astrocyte  maturation and synapse formation. Cell Reports, 35(2).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https://doi.org/10.1016/j.celrep.2021.108952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49609375" w:line="245.53828239440918" w:lineRule="auto"/>
        <w:ind w:left="10.019989013671875" w:right="54.00146484375" w:firstLine="723.3600616455078"/>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Zhang, Wenjun &amp; Jiang, Fubin &amp; Ou, Jianfeng. (2011). Global pesticide consumption and pollution:  With China as a focus. Proceedings of the International Academy of Ecology and Environmental Sciences. 1.  125-144.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https://www.researchgate.net/publication/228841853_Global_pesticide_consumption_and_pollu tion_With_China_as_a_focus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8359375" w:line="245.53773880004883" w:lineRule="auto"/>
        <w:ind w:left="16.839981079101562" w:right="45.078125" w:firstLine="716.5400695800781"/>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Zhang, C., Fang, N., Liang, C., Wang, X., Li, Y., He, H., Zhao, X., Luo, Y., &amp; Jiang, J. (2025). Impact of  Fluxapyroxad and Mefentrifluconazole on Microbial Succession and Metabolic Regulation in Rice Under Field  Conditions. Foods, 14.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https://doi.org/10.3390/foods14111904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8359375" w:line="245.35632133483887" w:lineRule="auto"/>
        <w:ind w:left="15.29998779296875" w:right="43.9990234375" w:firstLine="718.0800628662109"/>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Zheng, C., and P. P. Wang. (1999). MT3DMS: A modular three dimensional multi-species transport  model for simulation of advection, dispersion, and chemical reactions of contaminants in groundwater  systems. Documentation and User’s Guide, Contract Report SERDP-99-1. Vicksburg, Miss.: U.S. Army  Engineer Research and Development Center. Available at</w:t>
      </w:r>
      <w:r w:rsidDel="00000000" w:rsidR="00000000" w:rsidRPr="00000000">
        <w:rPr>
          <w:rFonts w:ascii="Calibri" w:cs="Calibri" w:eastAsia="Calibri" w:hAnsi="Calibri"/>
          <w:b w:val="0"/>
          <w:bCs w:val="0"/>
          <w:i w:val="0"/>
          <w:iCs w:val="0"/>
          <w:smallCaps w:val="0"/>
          <w:strike w:val="0"/>
          <w:color w:val="212121"/>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http://hydro.geo.ua.edu/mt3d/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5" w:line="245.35637855529785" w:lineRule="auto"/>
        <w:ind w:left="23.000030517578125" w:right="53.12255859375" w:firstLine="710.3800201416016"/>
        <w:jc w:val="left"/>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2"/>
          <w:szCs w:val="22"/>
          <w:u w:val="none"/>
          <w:shd w:fill="auto" w:val="clear"/>
          <w:vertAlign w:val="baseline"/>
          <w:rtl w:val="0"/>
        </w:rPr>
        <w:t xml:space="preserve">Zhou, H., Ren, Z., Zu, X., Yu, X., Zhu, H., Li, X., Zhong, J., &amp; Liu, E. (2021). Efficacy of Plant Growth Promoting Bacteria Bacillus cereus YN917 for Biocontrol of Rice Blast. Frontiers in Microbiology, 12.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https://doi.org/10.3389/fmicb.2021.684888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502197265625" w:line="245.53811073303223" w:lineRule="auto"/>
        <w:ind w:left="16.399993896484375" w:right="50.380859375" w:firstLine="706.9800567626953"/>
        <w:jc w:val="left"/>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Zhou, W., Wang, X., Jiang, X., Li, D., Zhang, M., Huang, D., Guo, J., You, J., &amp; Wang, Q. (2025). Co application of dazomet and azoxystrobin reconstructs soil microbial communities and suppresses the violet  root rot of Codonopsis tangshen under a continuous cropping system. Microbiology Spectrum, 13.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https://doi.org/10.1128/spectrum.01088-25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8359375" w:line="245.35637855529785" w:lineRule="auto"/>
        <w:ind w:left="10.019989013671875" w:right="52.23876953125" w:firstLine="723.3600616455078"/>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Zhu, Y., Ke, M., Yu, Z., Lei, C., Liu, M., Yang, Y., Lu, T., Zhou, N., Peijnenburg, W., Tang, T., &amp; Qian, H.,  (2024). Combined effects of azoxystrobin and oxytetracycline on rhizosphere microbiota of Arabidopsis  thaliana. Environment international, 186, pp. 108655. </w:t>
      </w: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https://doi.org/10.1016/j.envint.2024.108655</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8504638671875" w:line="240" w:lineRule="auto"/>
        <w:ind w:left="0" w:right="90.2197265625" w:firstLine="0"/>
        <w:jc w:val="right"/>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15 </w:t>
      </w:r>
      <w:r w:rsidDel="00000000" w:rsidR="00000000" w:rsidRPr="00000000">
        <w:rPr>
          <w:rtl w:val="0"/>
        </w:rPr>
      </w:r>
    </w:p>
    <w:sectPr>
      <w:type w:val="continuous"/>
      <w:pgSz w:h="16840" w:w="11900" w:orient="portrait"/>
      <w:pgMar w:bottom="1010.5000305175781" w:top="710" w:left="1129.000015258789" w:right="1027.200927734375" w:header="0" w:footer="720"/>
      <w:cols w:equalWidth="0" w:num="1">
        <w:col w:space="0" w:w="9743.799057006836"/>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hieu Sicard" w:id="12" w:date="2026-01-21T07:24:26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been great to present the gain of yield thanks to this molecule... I guess there is a reason to use it ..</w:t>
        </w:r>
      </w:ins>
    </w:p>
  </w:comment>
  <w:comment w:author="Marie Charpentier" w:id="23" w:date="2026-01-12T16:25:05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ins>
    </w:p>
  </w:comment>
  <w:comment w:author="Mathieu Sicard" w:id="13" w:date="2026-01-21T07:25:00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interesting</w:t>
        </w:r>
      </w:ins>
    </w:p>
  </w:comment>
  <w:comment w:author="Mathieu Sicard" w:id="7" w:date="2026-01-21T07:22:20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justify somewhere before that microbiome is essential for the plant</w:t>
        </w:r>
      </w:ins>
    </w:p>
  </w:comment>
  <w:comment w:author="Mathieu Sicard" w:id="46" w:date="2026-01-21T07:39:00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communication between the different tasks and WP</w:t>
        </w:r>
      </w:ins>
    </w:p>
  </w:comment>
  <w:comment w:author="Marie Charpentier" w:id="21" w:date="2026-01-12T16:19:32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say why you're not using a single model but two (ethical considerations?)</w:t>
        </w:r>
      </w:ins>
    </w:p>
  </w:comment>
  <w:comment w:author="Marie Charpentier" w:id="17" w:date="2026-01-12T16:18:25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found this section quite long and redundant. Could have been more streamlined.</w:t>
        </w:r>
      </w:ins>
    </w:p>
  </w:comment>
  <w:comment w:author="Mathieu Sicard" w:id="37" w:date="2026-01-21T07:36:07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nice and clear !</w:t>
        </w:r>
      </w:ins>
    </w:p>
  </w:comment>
  <w:comment w:author="Marie Charpentier" w:id="24" w:date="2026-01-12T16:22:18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rice? Not introduced before...</w:t>
        </w:r>
      </w:ins>
    </w:p>
  </w:comment>
  <w:comment w:author="Mathieu Sicard" w:id="39" w:date="2026-01-21T07:37:10Z">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nice to have added this part !</w:t>
        </w:r>
      </w:ins>
    </w:p>
  </w:comment>
  <w:comment w:author="Marie Charpentier" w:id="22" w:date="2026-01-12T16:20:40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state of the art is quite good but a bit lengthy, especially this last section.</w:t>
        </w:r>
      </w:ins>
    </w:p>
  </w:comment>
  <w:comment w:author="Mathieu Sicard" w:id="26" w:date="2026-01-21T07:29:43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names in italic</w:t>
        </w:r>
      </w:ins>
    </w:p>
  </w:comment>
  <w:comment w:author="Mathieu Sicard" w:id="27" w:date="2026-01-21T07:31:54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amplify ITS and 16S first</w:t>
        </w:r>
      </w:ins>
    </w:p>
  </w:comment>
  <w:comment w:author="Mathieu Sicard" w:id="40" w:date="2026-01-21T07:39:26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 not really address this part</w:t>
        </w:r>
      </w:ins>
    </w:p>
  </w:comment>
  <w:comment w:author="Mathieu Sicard" w:id="25" w:date="2026-01-21T07:29:25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it is flooded fields the product can certainly diffuse for 25 m...</w:t>
        </w:r>
      </w:ins>
    </w:p>
  </w:comment>
  <w:comment w:author="Mathieu Sicard" w:id="19" w:date="2026-01-21T07:27:37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even in mammals</w:t>
        </w:r>
      </w:ins>
    </w:p>
  </w:comment>
  <w:comment w:author="Mathieu Sicard" w:id="20" w:date="2026-01-21T07:28:12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 sounds more logical</w:t>
        </w:r>
      </w:ins>
    </w:p>
  </w:comment>
  <w:comment w:author="Mathieu Sicard" w:id="2" w:date="2026-01-21T07:18:40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very clear !</w:t>
        </w:r>
      </w:ins>
    </w:p>
  </w:comment>
  <w:comment w:author="Mathieu Sicard" w:id="15" w:date="2026-01-21T07:26:17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weird to use "public" =&gt; population</w:t>
        </w:r>
      </w:ins>
    </w:p>
  </w:comment>
  <w:comment w:author="Mathieu Sicard" w:id="18" w:date="2026-01-21T07:27:15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humans ?</w:t>
        </w:r>
      </w:ins>
    </w:p>
  </w:comment>
  <w:comment w:author="Marie Charpentier" w:id="28" w:date="2026-01-12T16:26:33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nice to add a map but it is hard to follow (many legends).</w:t>
        </w:r>
      </w:ins>
    </w:p>
  </w:comment>
  <w:comment w:author="Mathieu Sicard" w:id="0" w:date="2026-01-21T07:17:20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have had external partners, laboratories and people experts of the differents disciplines</w:t>
        </w:r>
      </w:ins>
    </w:p>
  </w:comment>
  <w:comment w:author="Marie Charpentier" w:id="42" w:date="2026-01-13T04:14:12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ins>
    </w:p>
  </w:comment>
  <w:comment w:author="Marie Charpentier" w:id="38" w:date="2026-01-13T04:06:56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figure!</w:t>
        </w:r>
      </w:ins>
    </w:p>
  </w:comment>
  <w:comment w:author="Marie Charpentier" w:id="9" w:date="2026-01-12T16:03:30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switch between humans vs mammals...</w:t>
        </w:r>
      </w:ins>
    </w:p>
  </w:comment>
  <w:comment w:author="Marie Charpentier" w:id="8" w:date="2026-01-12T16:03:08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understand what are these agents</w:t>
        </w:r>
      </w:ins>
    </w:p>
  </w:comment>
  <w:comment w:author="Marie Charpentier" w:id="36" w:date="2026-01-13T04:05:58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needs to have an ethical part for this kind of invasive protocol</w:t>
        </w:r>
      </w:ins>
    </w:p>
  </w:comment>
  <w:comment w:author="Mathieu Sicard" w:id="4" w:date="2026-01-21T07:20:38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be defined</w:t>
        </w:r>
      </w:ins>
    </w:p>
  </w:comment>
  <w:comment w:author="Marie Charpentier" w:id="6" w:date="2026-01-12T16:02:53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fungicide particularly? The least studied (I doubt)?</w:t>
        </w:r>
      </w:ins>
    </w:p>
  </w:comment>
  <w:comment w:author="Marie Charpentier" w:id="41" w:date="2026-01-13T04:13:36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sentence is weirdly constructed</w:t>
        </w:r>
      </w:ins>
    </w:p>
  </w:comment>
  <w:comment w:author="Mathieu Sicard" w:id="5" w:date="2026-01-21T07:21:21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growth because this is the first reason why they are used</w:t>
        </w:r>
      </w:ins>
    </w:p>
  </w:comment>
  <w:comment w:author="Marie Charpentier" w:id="1" w:date="2026-01-12T16:01:59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figure</w:t>
        </w:r>
      </w:ins>
    </w:p>
  </w:comment>
  <w:comment w:author="Marie Charpentier" w:id="3" w:date="2026-01-12T16:01:18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w:t>
        </w:r>
      </w:ins>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not only for humans...</w:t>
        </w:r>
      </w:ins>
    </w:p>
  </w:comment>
  <w:comment w:author="Marie Charpentier" w:id="31" w:date="2026-01-13T03:55:40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choice?</w:t>
        </w:r>
      </w:ins>
    </w:p>
  </w:comment>
  <w:comment w:author="Marie Charpentier" w:id="33" w:date="2026-01-13T04:02:10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in teh state of the art</w:t>
        </w:r>
      </w:ins>
    </w:p>
  </w:comment>
  <w:comment w:author="Marie Charpentier" w:id="44" w:date="2026-01-13T04:17:59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link between mice and humans is risky and not well explained</w:t>
        </w:r>
      </w:ins>
    </w:p>
  </w:comment>
  <w:comment w:author="Marie Charpentier" w:id="30" w:date="2026-01-13T03:53:38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w:t>
        </w:r>
      </w:ins>
    </w:p>
  </w:comment>
  <w:comment w:author="Marie Charpentier" w:id="11" w:date="2026-01-12T16:05:02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bit overstated</w:t>
        </w:r>
      </w:ins>
    </w:p>
  </w:comment>
  <w:comment w:author="Marie Charpentier" w:id="35" w:date="2026-01-13T04:03:41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for mice?</w:t>
        </w:r>
      </w:ins>
    </w:p>
  </w:comment>
  <w:comment w:author="Marie Charpentier" w:id="34" w:date="2026-01-13T04:02:38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awkward - give realistic samplesize</w:t>
        </w:r>
      </w:ins>
    </w:p>
  </w:comment>
  <w:comment w:author="Marie Charpentier" w:id="45" w:date="2026-01-13T04:18:33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sentence, don't repeat it</w:t>
        </w:r>
      </w:ins>
    </w:p>
  </w:comment>
  <w:comment w:author="Marie Charpentier" w:id="10" w:date="2026-01-12T16:04:00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vague</w:t>
        </w:r>
      </w:ins>
    </w:p>
  </w:comment>
  <w:comment w:author="Marie Charpentier" w:id="43" w:date="2026-01-13T04:16:48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awkward</w:t>
        </w:r>
      </w:ins>
    </w:p>
  </w:comment>
  <w:comment w:author="Mathieu Sicard" w:id="29" w:date="2026-01-21T07:33:08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5 cm ?</w:t>
        </w:r>
      </w:ins>
    </w:p>
  </w:comment>
  <w:comment w:author="Mathieu Sicard" w:id="32" w:date="2026-01-21T07:34:17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is about zebara fish ?</w:t>
        </w:r>
      </w:ins>
    </w:p>
  </w:comment>
  <w:comment w:author="Marie Charpentier" w:id="16" w:date="2026-01-12T16:13:45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by general public??? Weird in this context</w:t>
        </w:r>
      </w:ins>
    </w:p>
  </w:comment>
  <w:comment w:author="Marie Charpentier" w:id="14" w:date="2026-01-12T16:13:15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thieu Sicard" w:id="55" w:date="2026-01-21T07:17:24Z"/>
          <w:rFonts w:ascii="Arial" w:cs="Arial" w:eastAsia="Arial" w:hAnsi="Arial"/>
          <w:b w:val="0"/>
          <w:bCs w:val="0"/>
          <w:i w:val="0"/>
          <w:iCs w:val="0"/>
          <w:smallCaps w:val="0"/>
          <w:strike w:val="0"/>
          <w:color w:val="000000"/>
          <w:sz w:val="22"/>
          <w:szCs w:val="22"/>
          <w:u w:val="none"/>
          <w:shd w:fill="auto" w:val="clear"/>
          <w:vertAlign w:val="baseline"/>
        </w:rPr>
      </w:pPr>
      <w:ins w:author="Mathieu Sicard" w:id="55" w:date="2026-01-21T07:1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awkward</w:t>
        </w:r>
      </w:ins>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rPr>
        <w:ins w:author="Mathieu Sicard" w:id="55" w:date="2026-01-21T07:17:24Z"/>
        <w:rPrChange w:author="Mathieu Sicard" w:id="0" w:date="2026-01-21T07:17:24Z">
          <w:rPr>
            <w:rFonts w:ascii="Garamond" w:cs="Garamond" w:eastAsia="Garamond" w:hAnsi="Garamond"/>
            <w:b w:val="0"/>
            <w:bCs w:val="0"/>
            <w:i w:val="0"/>
            <w:iCs w:val="0"/>
            <w:smallCaps w:val="0"/>
            <w:strike w:val="0"/>
            <w:color w:val="000000"/>
            <w:sz w:val="22"/>
            <w:szCs w:val="22"/>
            <w:u w:val="none"/>
            <w:shd w:fill="auto" w:val="clear"/>
            <w:vertAlign w:val="baseline"/>
          </w:rPr>
        </w:rPrChange>
      </w:rPr>
    </w:pPr>
    <w:ins w:author="Mathieu Sicard" w:id="55" w:date="2026-01-21T07:17:24Z">
      <w:r w:rsidDel="00000000" w:rsidR="00000000" w:rsidRPr="00000000">
        <w:rPr>
          <w:rtl w:val="0"/>
        </w:rPr>
      </w:r>
    </w:ins>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